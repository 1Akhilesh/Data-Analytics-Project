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omments.xml" ContentType="application/vnd.openxmlformats-officedocument.wordprocessingml.comments+xml"/>
  <Override PartName="/word/theme/theme1.xml" ContentType="application/vnd.openxmlformats-officedocument.theme+xml"/>
  <Override PartName="/word/glossary/settings.xml" ContentType="application/vnd.openxmlformats-officedocument.wordprocessingml.settings+xml"/>
  <Override PartName="/word/glossary/document.xml" ContentType="application/vnd.openxmlformats-officedocument.wordprocessingml.document.glossary+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fontTable.xml" ContentType="application/vnd.openxmlformats-officedocument.wordprocessingml.fontTable+xml"/>
  <Override PartName="/word/people.xml" ContentType="application/vnd.openxmlformats-officedocument.wordprocessingml.people+xml"/>
  <Override PartName="/word/glossary/styles.xml" ContentType="application/vnd.openxmlformats-officedocument.wordprocessingml.styles+xml"/>
  <Override PartName="/word/commentsExtensible.xml" ContentType="application/vnd.openxmlformats-officedocument.wordprocessingml.commentsExtensi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p14">
  <w:body>
    <w:tbl>
      <w:tblPr>
        <w:tblStyle w:val="TableGrid"/>
        <w:tblpPr w:leftFromText="180" w:rightFromText="180" w:vertAnchor="text" w:horzAnchor="margin" w:tblpXSpec="center" w:tblpY="-989"/>
        <w:tblW w:w="1079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A706AF" w:rsidTr="4ECE54FA" w14:paraId="311BFABA" w14:textId="77777777">
        <w:trPr>
          <w:trHeight w:val="1083"/>
        </w:trPr>
        <w:tc>
          <w:tcPr>
            <w:tcW w:w="10790" w:type="dxa"/>
            <w:gridSpan w:val="9"/>
            <w:tcMar/>
          </w:tcPr>
          <w:p w:rsidR="00A706AF" w:rsidP="00A706AF" w:rsidRDefault="00A706AF" w14:paraId="49C1F68A" w14:textId="1F9F3134">
            <w:r w:rsidRPr="004909D9">
              <w:rPr>
                <w:noProof/>
                <w:lang w:eastAsia="en-AU"/>
              </w:rPr>
              <w:drawing>
                <wp:anchor distT="0" distB="0" distL="114300" distR="114300" simplePos="0" relativeHeight="251659264" behindDoc="1" locked="0" layoutInCell="1" allowOverlap="1" wp14:anchorId="566E7F54" wp14:editId="679059A0">
                  <wp:simplePos x="0" y="0"/>
                  <wp:positionH relativeFrom="margin">
                    <wp:posOffset>-17780</wp:posOffset>
                  </wp:positionH>
                  <wp:positionV relativeFrom="margin">
                    <wp:posOffset>75565</wp:posOffset>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7BE18F8C">
              <w:rPr/>
              <w:t/>
            </w:r>
            <w:r w:rsidR="4BC47C03">
              <w:rPr/>
              <w:t/>
            </w:r>
            <w:r w:rsidR="4ECE54FA">
              <w:rPr/>
              <w:t/>
            </w:r>
          </w:p>
        </w:tc>
      </w:tr>
      <w:tr w:rsidR="00A706AF" w:rsidTr="4ECE54FA" w14:paraId="314B4732" w14:textId="77777777">
        <w:trPr>
          <w:trHeight w:val="1068"/>
        </w:trPr>
        <w:tc>
          <w:tcPr>
            <w:tcW w:w="1198" w:type="dxa"/>
            <w:gridSpan w:val="2"/>
            <w:tcBorders>
              <w:right w:val="single" w:color="4472C4" w:themeColor="accent1" w:sz="18" w:space="0"/>
            </w:tcBorders>
            <w:tcMar/>
          </w:tcPr>
          <w:p w:rsidR="00A706AF" w:rsidP="00A706AF" w:rsidRDefault="00A706AF" w14:paraId="196E8F4F" w14:textId="77777777"/>
        </w:tc>
        <w:tc>
          <w:tcPr>
            <w:tcW w:w="8393" w:type="dxa"/>
            <w:gridSpan w:val="5"/>
            <w:tcBorders>
              <w:top w:val="single" w:color="4472C4" w:themeColor="accent1" w:sz="18" w:space="0"/>
              <w:left w:val="single" w:color="4472C4" w:themeColor="accent1" w:sz="18" w:space="0"/>
              <w:bottom w:val="single" w:color="4472C4" w:themeColor="accent1" w:sz="18" w:space="0"/>
              <w:right w:val="single" w:color="4472C4" w:themeColor="accent1" w:sz="18" w:space="0"/>
            </w:tcBorders>
            <w:shd w:val="clear" w:color="auto" w:fill="FFFFFF" w:themeFill="background1"/>
            <w:tcMar/>
            <w:vAlign w:val="center"/>
          </w:tcPr>
          <w:p w:rsidRPr="00DF198B" w:rsidR="00A706AF" w:rsidP="00A706AF" w:rsidRDefault="00A706AF" w14:paraId="417C8617" w14:textId="77777777">
            <w:pPr>
              <w:pStyle w:val="Heading1"/>
              <w:outlineLvl w:val="0"/>
            </w:pPr>
            <w:bookmarkStart w:name="_Toc55491131" w:id="0"/>
            <w:r>
              <w:t>Term Project Report Part 1</w:t>
            </w:r>
            <w:bookmarkEnd w:id="0"/>
          </w:p>
        </w:tc>
        <w:tc>
          <w:tcPr>
            <w:tcW w:w="1199" w:type="dxa"/>
            <w:gridSpan w:val="2"/>
            <w:tcBorders>
              <w:left w:val="single" w:color="4472C4" w:themeColor="accent1" w:sz="18" w:space="0"/>
            </w:tcBorders>
            <w:tcMar/>
          </w:tcPr>
          <w:p w:rsidR="00A706AF" w:rsidP="00A706AF" w:rsidRDefault="00A706AF" w14:paraId="613109A1" w14:textId="77777777"/>
        </w:tc>
      </w:tr>
      <w:tr w:rsidR="00A706AF" w:rsidTr="4ECE54FA" w14:paraId="51B62405" w14:textId="77777777">
        <w:trPr>
          <w:trHeight w:val="1837"/>
        </w:trPr>
        <w:tc>
          <w:tcPr>
            <w:tcW w:w="1170" w:type="dxa"/>
            <w:tcMar/>
          </w:tcPr>
          <w:p w:rsidR="00A706AF" w:rsidP="00A706AF" w:rsidRDefault="00A706AF" w14:paraId="2FF71D9C" w14:textId="6BC5651F"/>
        </w:tc>
        <w:tc>
          <w:tcPr>
            <w:tcW w:w="8460" w:type="dxa"/>
            <w:gridSpan w:val="7"/>
            <w:tcMar/>
          </w:tcPr>
          <w:p w:rsidR="00A706AF" w:rsidP="00A706AF" w:rsidRDefault="00A706AF" w14:paraId="3637B859" w14:textId="4CE59C04"/>
        </w:tc>
        <w:tc>
          <w:tcPr>
            <w:tcW w:w="1160" w:type="dxa"/>
            <w:tcMar/>
          </w:tcPr>
          <w:p w:rsidR="00A706AF" w:rsidP="00A706AF" w:rsidRDefault="00A706AF" w14:paraId="12A7FD89" w14:textId="77777777"/>
        </w:tc>
      </w:tr>
      <w:tr w:rsidR="00A706AF" w:rsidTr="4ECE54FA" w14:paraId="1A1AB91A" w14:textId="77777777">
        <w:trPr>
          <w:trHeight w:val="929"/>
        </w:trPr>
        <w:tc>
          <w:tcPr>
            <w:tcW w:w="2397" w:type="dxa"/>
            <w:gridSpan w:val="4"/>
            <w:tcMar/>
          </w:tcPr>
          <w:p w:rsidR="00A706AF" w:rsidP="00A706AF" w:rsidRDefault="00A706AF" w14:paraId="5390B6F2" w14:textId="77777777"/>
        </w:tc>
        <w:tc>
          <w:tcPr>
            <w:tcW w:w="5995" w:type="dxa"/>
            <w:shd w:val="clear" w:color="auto" w:fill="FFFFFF" w:themeFill="background1"/>
            <w:tcMar/>
          </w:tcPr>
          <w:p w:rsidRPr="00DF198B" w:rsidR="00A706AF" w:rsidP="00A706AF" w:rsidRDefault="00A706AF" w14:paraId="71C747AA" w14:textId="405AF0EF">
            <w:pPr>
              <w:jc w:val="center"/>
              <w:rPr>
                <w:rFonts w:ascii="Georgia" w:hAnsi="Georgia"/>
                <w:sz w:val="48"/>
                <w:szCs w:val="48"/>
              </w:rPr>
            </w:pPr>
          </w:p>
        </w:tc>
        <w:tc>
          <w:tcPr>
            <w:tcW w:w="2398" w:type="dxa"/>
            <w:gridSpan w:val="4"/>
            <w:tcMar/>
          </w:tcPr>
          <w:p w:rsidR="00A706AF" w:rsidP="00A706AF" w:rsidRDefault="00A706AF" w14:paraId="0515383A" w14:textId="77777777"/>
        </w:tc>
      </w:tr>
      <w:tr w:rsidR="00A706AF" w:rsidTr="4ECE54FA" w14:paraId="58A2AAD0" w14:textId="77777777">
        <w:trPr>
          <w:trHeight w:val="1460"/>
        </w:trPr>
        <w:tc>
          <w:tcPr>
            <w:tcW w:w="2397" w:type="dxa"/>
            <w:gridSpan w:val="4"/>
            <w:tcMar/>
          </w:tcPr>
          <w:p w:rsidR="00A706AF" w:rsidP="00A706AF" w:rsidRDefault="00A706AF" w14:paraId="0E3BDE7C" w14:textId="77777777"/>
        </w:tc>
        <w:tc>
          <w:tcPr>
            <w:tcW w:w="5995" w:type="dxa"/>
            <w:shd w:val="clear" w:color="auto" w:fill="FFFFFF" w:themeFill="background1"/>
            <w:tcMar/>
          </w:tcPr>
          <w:p w:rsidRPr="00CD2725" w:rsidR="00A706AF" w:rsidP="00A706AF" w:rsidRDefault="00A706AF" w14:paraId="29D2EBD4" w14:textId="66197813">
            <w:pPr>
              <w:pStyle w:val="Heading2"/>
              <w:outlineLvl w:val="1"/>
              <w:rPr>
                <w:sz w:val="40"/>
                <w:szCs w:val="40"/>
              </w:rPr>
            </w:pPr>
            <w:bookmarkStart w:name="_Toc55491132" w:id="1"/>
            <w:r w:rsidRPr="00CD2725">
              <w:rPr>
                <w:sz w:val="40"/>
                <w:szCs w:val="40"/>
              </w:rPr>
              <w:t>Tatum Edge</w:t>
            </w:r>
            <w:bookmarkEnd w:id="1"/>
          </w:p>
          <w:p w:rsidRPr="00CD2725" w:rsidR="00A706AF" w:rsidP="00A706AF" w:rsidRDefault="00A706AF" w14:paraId="1BADE103" w14:textId="77777777">
            <w:pPr>
              <w:jc w:val="center"/>
              <w:rPr>
                <w:b/>
                <w:bCs/>
                <w:sz w:val="40"/>
                <w:szCs w:val="40"/>
              </w:rPr>
            </w:pPr>
            <w:r w:rsidRPr="00CD2725">
              <w:rPr>
                <w:b/>
                <w:bCs/>
                <w:sz w:val="40"/>
                <w:szCs w:val="40"/>
              </w:rPr>
              <w:t>Akhilesh Shastri</w:t>
            </w:r>
          </w:p>
          <w:p w:rsidRPr="00CD2725" w:rsidR="00A706AF" w:rsidP="00A706AF" w:rsidRDefault="00A706AF" w14:paraId="789DDE05" w14:textId="77777777">
            <w:pPr>
              <w:jc w:val="center"/>
              <w:rPr>
                <w:b/>
                <w:bCs/>
                <w:sz w:val="48"/>
                <w:szCs w:val="48"/>
              </w:rPr>
            </w:pPr>
            <w:r w:rsidRPr="00CD2725">
              <w:rPr>
                <w:b/>
                <w:bCs/>
                <w:sz w:val="40"/>
                <w:szCs w:val="40"/>
              </w:rPr>
              <w:t xml:space="preserve">Nicholas </w:t>
            </w:r>
            <w:proofErr w:type="spellStart"/>
            <w:r w:rsidRPr="00CD2725">
              <w:rPr>
                <w:b/>
                <w:bCs/>
                <w:sz w:val="40"/>
                <w:szCs w:val="40"/>
              </w:rPr>
              <w:t>Runde</w:t>
            </w:r>
            <w:proofErr w:type="spellEnd"/>
          </w:p>
        </w:tc>
        <w:tc>
          <w:tcPr>
            <w:tcW w:w="2398" w:type="dxa"/>
            <w:gridSpan w:val="4"/>
            <w:tcMar/>
          </w:tcPr>
          <w:p w:rsidR="00A706AF" w:rsidP="00A706AF" w:rsidRDefault="00A706AF" w14:paraId="5B5B4CEB" w14:textId="77777777"/>
        </w:tc>
      </w:tr>
      <w:tr w:rsidR="00A706AF" w:rsidTr="4ECE54FA" w14:paraId="6F1E792F" w14:textId="77777777">
        <w:trPr>
          <w:trHeight w:val="7176"/>
        </w:trPr>
        <w:tc>
          <w:tcPr>
            <w:tcW w:w="2397" w:type="dxa"/>
            <w:gridSpan w:val="4"/>
            <w:tcMar/>
            <w:vAlign w:val="bottom"/>
          </w:tcPr>
          <w:p w:rsidR="00A706AF" w:rsidP="00A706AF" w:rsidRDefault="00A706AF" w14:paraId="737FC66D" w14:textId="01A29147">
            <w:pPr>
              <w:jc w:val="center"/>
            </w:pPr>
          </w:p>
        </w:tc>
        <w:tc>
          <w:tcPr>
            <w:tcW w:w="5995" w:type="dxa"/>
            <w:tcBorders>
              <w:bottom w:val="single" w:color="4472C4" w:themeColor="accent1" w:sz="18" w:space="0"/>
            </w:tcBorders>
            <w:shd w:val="clear" w:color="auto" w:fill="FFFFFF" w:themeFill="background1"/>
            <w:tcMar/>
            <w:vAlign w:val="bottom"/>
          </w:tcPr>
          <w:p w:rsidRPr="00DF198B" w:rsidR="00A706AF" w:rsidP="00A706AF" w:rsidRDefault="00A706AF" w14:paraId="07EC2DC6" w14:textId="77777777">
            <w:pPr>
              <w:pStyle w:val="Heading3"/>
              <w:outlineLvl w:val="2"/>
            </w:pPr>
            <w:bookmarkStart w:name="_Toc55491133" w:id="2"/>
            <w:r>
              <w:t>Date: 11/10/20</w:t>
            </w:r>
            <w:bookmarkEnd w:id="2"/>
          </w:p>
          <w:bookmarkStart w:name="_Toc55491134" w:id="3"/>
          <w:p w:rsidRPr="00DF198B" w:rsidR="00A706AF" w:rsidP="00A706AF" w:rsidRDefault="005C349A" w14:paraId="0AA4C73F" w14:textId="77777777">
            <w:pPr>
              <w:pStyle w:val="Heading3"/>
              <w:outlineLvl w:val="2"/>
            </w:pPr>
            <w:sdt>
              <w:sdtPr>
                <w:id w:val="-1516760087"/>
                <w:placeholder>
                  <w:docPart w:val="41C0EB725B1B47C4A89D726A1D6708DE"/>
                </w:placeholder>
                <w:temporary/>
                <w:showingPlcHdr/>
                <w15:appearance w15:val="hidden"/>
              </w:sdtPr>
              <w:sdtEndPr/>
              <w:sdtContent>
                <w:r w:rsidRPr="00DF198B" w:rsidR="00A706AF">
                  <w:t>—</w:t>
                </w:r>
              </w:sdtContent>
            </w:sdt>
            <w:bookmarkEnd w:id="3"/>
          </w:p>
          <w:p w:rsidRPr="00DF198B" w:rsidR="00A706AF" w:rsidP="00A706AF" w:rsidRDefault="00A706AF" w14:paraId="6E7C65D8" w14:textId="77777777">
            <w:pPr>
              <w:pStyle w:val="Heading3"/>
              <w:outlineLvl w:val="2"/>
            </w:pPr>
            <w:bookmarkStart w:name="_Toc55491135" w:id="4"/>
            <w:r>
              <w:t>Transportation Data Analytics</w:t>
            </w:r>
            <w:bookmarkEnd w:id="4"/>
          </w:p>
          <w:bookmarkStart w:name="_Toc55491136" w:id="5"/>
          <w:p w:rsidRPr="00DF198B" w:rsidR="00A706AF" w:rsidP="00A706AF" w:rsidRDefault="005C349A" w14:paraId="355C04E2" w14:textId="63DB312D">
            <w:pPr>
              <w:pStyle w:val="Heading3"/>
              <w:outlineLvl w:val="2"/>
            </w:pPr>
            <w:sdt>
              <w:sdtPr>
                <w:id w:val="1492440299"/>
                <w:placeholder>
                  <w:docPart w:val="87A66FF4EC7F4385A7BA33EA127422F0"/>
                </w:placeholder>
                <w:temporary/>
                <w:showingPlcHdr/>
                <w15:appearance w15:val="hidden"/>
              </w:sdtPr>
              <w:sdtEndPr/>
              <w:sdtContent>
                <w:r w:rsidRPr="00DF198B" w:rsidR="00A706AF">
                  <w:t>—</w:t>
                </w:r>
              </w:sdtContent>
            </w:sdt>
            <w:bookmarkEnd w:id="5"/>
          </w:p>
          <w:p w:rsidR="00A706AF" w:rsidP="00A706AF" w:rsidRDefault="00A706AF" w14:paraId="26341DDB" w14:textId="77777777">
            <w:pPr>
              <w:pStyle w:val="Heading3"/>
              <w:outlineLvl w:val="2"/>
            </w:pPr>
            <w:bookmarkStart w:name="_Toc55491137" w:id="6"/>
            <w:r>
              <w:t xml:space="preserve">Dr. </w:t>
            </w:r>
            <w:proofErr w:type="spellStart"/>
            <w:r>
              <w:t>Xilei</w:t>
            </w:r>
            <w:proofErr w:type="spellEnd"/>
            <w:r>
              <w:t xml:space="preserve"> Zhao</w:t>
            </w:r>
            <w:bookmarkEnd w:id="6"/>
          </w:p>
          <w:p w:rsidRPr="00DF198B" w:rsidR="00A706AF" w:rsidP="00A706AF" w:rsidRDefault="00A706AF" w14:paraId="386A2689" w14:textId="719717A2"/>
        </w:tc>
        <w:tc>
          <w:tcPr>
            <w:tcW w:w="2398" w:type="dxa"/>
            <w:gridSpan w:val="4"/>
            <w:tcMar/>
            <w:vAlign w:val="bottom"/>
          </w:tcPr>
          <w:p w:rsidR="00A706AF" w:rsidP="00A706AF" w:rsidRDefault="00A706AF" w14:paraId="5B5536A7" w14:textId="77777777">
            <w:pPr>
              <w:jc w:val="center"/>
            </w:pPr>
          </w:p>
        </w:tc>
      </w:tr>
      <w:tr w:rsidR="00A706AF" w:rsidTr="4ECE54FA" w14:paraId="760D7377" w14:textId="77777777">
        <w:tc>
          <w:tcPr>
            <w:tcW w:w="2340" w:type="dxa"/>
            <w:gridSpan w:val="3"/>
            <w:tcMar/>
          </w:tcPr>
          <w:p w:rsidR="00A706AF" w:rsidP="00A706AF" w:rsidRDefault="00A706AF" w14:paraId="7F1BFC14" w14:textId="77777777"/>
        </w:tc>
        <w:tc>
          <w:tcPr>
            <w:tcW w:w="6120" w:type="dxa"/>
            <w:gridSpan w:val="3"/>
            <w:tcMar/>
          </w:tcPr>
          <w:p w:rsidR="00A706AF" w:rsidP="00A706AF" w:rsidRDefault="00A706AF" w14:paraId="6FA27CC8" w14:textId="77777777"/>
        </w:tc>
        <w:tc>
          <w:tcPr>
            <w:tcW w:w="2330" w:type="dxa"/>
            <w:gridSpan w:val="3"/>
            <w:tcMar/>
          </w:tcPr>
          <w:p w:rsidR="00A706AF" w:rsidP="00A706AF" w:rsidRDefault="00A706AF" w14:paraId="4799E5B0" w14:textId="77777777"/>
        </w:tc>
      </w:tr>
    </w:tbl>
    <w:p w:rsidR="00A706AF" w:rsidP="00A706AF" w:rsidRDefault="00A706AF" w14:paraId="3C41727A" w14:textId="58C5E24B">
      <w:pPr>
        <w:pStyle w:val="GraphicAnchor"/>
      </w:pPr>
    </w:p>
    <w:p w:rsidR="00A706AF" w:rsidP="00A706AF" w:rsidRDefault="00A706AF" w14:paraId="38ED64CC" w14:textId="77777777"/>
    <w:p w:rsidR="00A706AF" w:rsidP="00A706AF" w:rsidRDefault="00A706AF" w14:paraId="0640ADE5" w14:textId="77777777">
      <w:pPr>
        <w:pStyle w:val="GraphicAnchor"/>
      </w:pPr>
    </w:p>
    <w:p w:rsidR="00A706AF" w:rsidP="00A706AF" w:rsidRDefault="00A706AF" w14:paraId="7A5BDE1D" w14:textId="77777777"/>
    <w:p w:rsidR="00A706AF" w:rsidP="00A706AF" w:rsidRDefault="00A706AF" w14:paraId="3164FA05" w14:textId="77777777">
      <w:pPr>
        <w:pStyle w:val="GraphicAnchor"/>
      </w:pPr>
    </w:p>
    <w:sdt>
      <w:sdtPr>
        <w:rPr>
          <w:rFonts w:ascii="Times New Roman" w:hAnsi="Times New Roman" w:eastAsiaTheme="minorHAnsi" w:cstheme="minorBidi"/>
          <w:color w:val="auto"/>
          <w:sz w:val="24"/>
          <w:szCs w:val="24"/>
        </w:rPr>
        <w:id w:val="583730628"/>
        <w:docPartObj>
          <w:docPartGallery w:val="Table of Contents"/>
          <w:docPartUnique/>
        </w:docPartObj>
      </w:sdtPr>
      <w:sdtEndPr>
        <w:rPr>
          <w:b/>
          <w:bCs/>
          <w:noProof/>
        </w:rPr>
      </w:sdtEndPr>
      <w:sdtContent>
        <w:p w:rsidR="00A706AF" w:rsidP="00A706AF" w:rsidRDefault="00A706AF" w14:paraId="09D8527C" w14:textId="77777777">
          <w:pPr>
            <w:pStyle w:val="TOCHeading"/>
          </w:pPr>
          <w:r>
            <w:t>Contents</w:t>
          </w:r>
        </w:p>
        <w:p w:rsidR="00A706AF" w:rsidP="00A706AF" w:rsidRDefault="00A706AF" w14:paraId="4AE10928" w14:textId="77777777">
          <w:pPr>
            <w:pStyle w:val="TOC1"/>
            <w:tabs>
              <w:tab w:val="right" w:leader="dot" w:pos="10790"/>
            </w:tabs>
            <w:rPr>
              <w:noProof/>
            </w:rPr>
          </w:pPr>
          <w:r>
            <w:fldChar w:fldCharType="begin"/>
          </w:r>
          <w:r>
            <w:instrText xml:space="preserve"> TOC \o "1-3" \h \z \u </w:instrText>
          </w:r>
          <w:r>
            <w:fldChar w:fldCharType="separate"/>
          </w:r>
        </w:p>
        <w:p w:rsidR="00A706AF" w:rsidP="00A706AF" w:rsidRDefault="00A706AF" w14:paraId="36292085" w14:textId="77777777">
          <w:pPr>
            <w:pStyle w:val="TOC3"/>
            <w:tabs>
              <w:tab w:val="right" w:leader="dot" w:pos="10790"/>
            </w:tabs>
            <w:rPr>
              <w:noProof/>
            </w:rPr>
          </w:pPr>
        </w:p>
        <w:p w:rsidR="00A706AF" w:rsidP="00A706AF" w:rsidRDefault="005C349A" w14:paraId="62D151C0" w14:textId="77777777">
          <w:pPr>
            <w:pStyle w:val="TOC3"/>
            <w:tabs>
              <w:tab w:val="right" w:leader="dot" w:pos="10790"/>
            </w:tabs>
            <w:rPr>
              <w:noProof/>
            </w:rPr>
          </w:pPr>
          <w:hyperlink w:history="1" w:anchor="_Toc55491138">
            <w:r w:rsidRPr="007F1B74" w:rsidR="00A706AF">
              <w:rPr>
                <w:rStyle w:val="Hyperlink"/>
                <w:noProof/>
              </w:rPr>
              <w:t>Introduction:</w:t>
            </w:r>
            <w:r w:rsidR="00A706AF">
              <w:rPr>
                <w:noProof/>
                <w:webHidden/>
              </w:rPr>
              <w:tab/>
            </w:r>
            <w:r w:rsidR="00A706AF">
              <w:rPr>
                <w:noProof/>
                <w:webHidden/>
              </w:rPr>
              <w:fldChar w:fldCharType="begin"/>
            </w:r>
            <w:r w:rsidR="00A706AF">
              <w:rPr>
                <w:noProof/>
                <w:webHidden/>
              </w:rPr>
              <w:instrText xml:space="preserve"> PAGEREF _Toc55491138 \h </w:instrText>
            </w:r>
            <w:r w:rsidR="00A706AF">
              <w:rPr>
                <w:noProof/>
                <w:webHidden/>
              </w:rPr>
            </w:r>
            <w:r w:rsidR="00A706AF">
              <w:rPr>
                <w:noProof/>
                <w:webHidden/>
              </w:rPr>
              <w:fldChar w:fldCharType="separate"/>
            </w:r>
            <w:r w:rsidR="00A706AF">
              <w:rPr>
                <w:noProof/>
                <w:webHidden/>
              </w:rPr>
              <w:t>3</w:t>
            </w:r>
            <w:r w:rsidR="00A706AF">
              <w:rPr>
                <w:noProof/>
                <w:webHidden/>
              </w:rPr>
              <w:fldChar w:fldCharType="end"/>
            </w:r>
          </w:hyperlink>
        </w:p>
        <w:p w:rsidR="00A706AF" w:rsidP="00A706AF" w:rsidRDefault="005C349A" w14:paraId="133A1EE0" w14:textId="77777777">
          <w:pPr>
            <w:pStyle w:val="TOC3"/>
            <w:tabs>
              <w:tab w:val="right" w:leader="dot" w:pos="10790"/>
            </w:tabs>
            <w:rPr>
              <w:noProof/>
            </w:rPr>
          </w:pPr>
          <w:hyperlink w:history="1" w:anchor="_Toc55491139">
            <w:r w:rsidRPr="007F1B74" w:rsidR="00A706AF">
              <w:rPr>
                <w:rStyle w:val="Hyperlink"/>
                <w:noProof/>
              </w:rPr>
              <w:t>Literature Review:</w:t>
            </w:r>
            <w:r w:rsidR="00A706AF">
              <w:rPr>
                <w:noProof/>
                <w:webHidden/>
              </w:rPr>
              <w:tab/>
            </w:r>
            <w:r w:rsidR="00A706AF">
              <w:rPr>
                <w:noProof/>
                <w:webHidden/>
              </w:rPr>
              <w:fldChar w:fldCharType="begin"/>
            </w:r>
            <w:r w:rsidR="00A706AF">
              <w:rPr>
                <w:noProof/>
                <w:webHidden/>
              </w:rPr>
              <w:instrText xml:space="preserve"> PAGEREF _Toc55491139 \h </w:instrText>
            </w:r>
            <w:r w:rsidR="00A706AF">
              <w:rPr>
                <w:noProof/>
                <w:webHidden/>
              </w:rPr>
            </w:r>
            <w:r w:rsidR="00A706AF">
              <w:rPr>
                <w:noProof/>
                <w:webHidden/>
              </w:rPr>
              <w:fldChar w:fldCharType="separate"/>
            </w:r>
            <w:r w:rsidR="00A706AF">
              <w:rPr>
                <w:noProof/>
                <w:webHidden/>
              </w:rPr>
              <w:t>4</w:t>
            </w:r>
            <w:r w:rsidR="00A706AF">
              <w:rPr>
                <w:noProof/>
                <w:webHidden/>
              </w:rPr>
              <w:fldChar w:fldCharType="end"/>
            </w:r>
          </w:hyperlink>
        </w:p>
        <w:p w:rsidR="00A706AF" w:rsidP="00A706AF" w:rsidRDefault="005C349A" w14:paraId="37BF2EF9" w14:textId="77777777">
          <w:pPr>
            <w:pStyle w:val="TOC3"/>
            <w:tabs>
              <w:tab w:val="right" w:leader="dot" w:pos="10790"/>
            </w:tabs>
            <w:rPr>
              <w:noProof/>
            </w:rPr>
          </w:pPr>
          <w:hyperlink w:history="1" w:anchor="_Toc55491140">
            <w:r w:rsidRPr="007F1B74" w:rsidR="00A706AF">
              <w:rPr>
                <w:rStyle w:val="Hyperlink"/>
                <w:noProof/>
              </w:rPr>
              <w:t>Data Preparation and Preprocessing:</w:t>
            </w:r>
            <w:r w:rsidR="00A706AF">
              <w:rPr>
                <w:noProof/>
                <w:webHidden/>
              </w:rPr>
              <w:tab/>
            </w:r>
            <w:r w:rsidR="00A706AF">
              <w:rPr>
                <w:noProof/>
                <w:webHidden/>
              </w:rPr>
              <w:fldChar w:fldCharType="begin"/>
            </w:r>
            <w:r w:rsidR="00A706AF">
              <w:rPr>
                <w:noProof/>
                <w:webHidden/>
              </w:rPr>
              <w:instrText xml:space="preserve"> PAGEREF _Toc55491140 \h </w:instrText>
            </w:r>
            <w:r w:rsidR="00A706AF">
              <w:rPr>
                <w:noProof/>
                <w:webHidden/>
              </w:rPr>
            </w:r>
            <w:r w:rsidR="00A706AF">
              <w:rPr>
                <w:noProof/>
                <w:webHidden/>
              </w:rPr>
              <w:fldChar w:fldCharType="separate"/>
            </w:r>
            <w:r w:rsidR="00A706AF">
              <w:rPr>
                <w:noProof/>
                <w:webHidden/>
              </w:rPr>
              <w:t>5</w:t>
            </w:r>
            <w:r w:rsidR="00A706AF">
              <w:rPr>
                <w:noProof/>
                <w:webHidden/>
              </w:rPr>
              <w:fldChar w:fldCharType="end"/>
            </w:r>
          </w:hyperlink>
        </w:p>
        <w:p w:rsidR="00A706AF" w:rsidP="00A706AF" w:rsidRDefault="005C349A" w14:paraId="3C79D7C1" w14:textId="77777777">
          <w:pPr>
            <w:pStyle w:val="TOC3"/>
            <w:tabs>
              <w:tab w:val="right" w:leader="dot" w:pos="10790"/>
            </w:tabs>
            <w:rPr>
              <w:noProof/>
            </w:rPr>
          </w:pPr>
          <w:hyperlink w:history="1" w:anchor="_Toc55491141">
            <w:r w:rsidRPr="007F1B74" w:rsidR="00A706AF">
              <w:rPr>
                <w:rStyle w:val="Hyperlink"/>
                <w:noProof/>
              </w:rPr>
              <w:t>Future:</w:t>
            </w:r>
            <w:r w:rsidR="00A706AF">
              <w:rPr>
                <w:noProof/>
                <w:webHidden/>
              </w:rPr>
              <w:tab/>
            </w:r>
            <w:r w:rsidR="00A706AF">
              <w:rPr>
                <w:noProof/>
                <w:webHidden/>
              </w:rPr>
              <w:fldChar w:fldCharType="begin"/>
            </w:r>
            <w:r w:rsidR="00A706AF">
              <w:rPr>
                <w:noProof/>
                <w:webHidden/>
              </w:rPr>
              <w:instrText xml:space="preserve"> PAGEREF _Toc55491141 \h </w:instrText>
            </w:r>
            <w:r w:rsidR="00A706AF">
              <w:rPr>
                <w:noProof/>
                <w:webHidden/>
              </w:rPr>
            </w:r>
            <w:r w:rsidR="00A706AF">
              <w:rPr>
                <w:noProof/>
                <w:webHidden/>
              </w:rPr>
              <w:fldChar w:fldCharType="separate"/>
            </w:r>
            <w:r w:rsidR="00A706AF">
              <w:rPr>
                <w:noProof/>
                <w:webHidden/>
              </w:rPr>
              <w:t>7</w:t>
            </w:r>
            <w:r w:rsidR="00A706AF">
              <w:rPr>
                <w:noProof/>
                <w:webHidden/>
              </w:rPr>
              <w:fldChar w:fldCharType="end"/>
            </w:r>
          </w:hyperlink>
        </w:p>
        <w:p w:rsidR="00A706AF" w:rsidP="00A706AF" w:rsidRDefault="00A706AF" w14:paraId="2956E407" w14:textId="77777777">
          <w:r>
            <w:rPr>
              <w:b/>
              <w:bCs/>
              <w:noProof/>
            </w:rPr>
            <w:fldChar w:fldCharType="end"/>
          </w:r>
        </w:p>
      </w:sdtContent>
    </w:sdt>
    <w:p w:rsidR="00A706AF" w:rsidP="00A706AF" w:rsidRDefault="00A706AF" w14:paraId="05769D04" w14:textId="77777777">
      <w:r>
        <w:br w:type="page"/>
      </w:r>
    </w:p>
    <w:p w:rsidR="00A706AF" w:rsidP="00A706AF" w:rsidRDefault="00A706AF" w14:paraId="327245F8" w14:textId="77777777">
      <w:pPr>
        <w:pStyle w:val="Heading3"/>
      </w:pPr>
      <w:bookmarkStart w:name="_Toc55491138" w:id="7"/>
      <w:r>
        <w:lastRenderedPageBreak/>
        <w:t>Introduction:</w:t>
      </w:r>
      <w:bookmarkEnd w:id="7"/>
    </w:p>
    <w:p w:rsidR="00A706AF" w:rsidP="00A706AF" w:rsidRDefault="00A706AF" w14:paraId="64F318AD" w14:textId="77777777"/>
    <w:p w:rsidR="00A706AF" w:rsidP="00A706AF" w:rsidRDefault="00A706AF" w14:paraId="5D06A007" w14:textId="77777777"/>
    <w:p w:rsidR="00A706AF" w:rsidP="00A706AF" w:rsidRDefault="00A706AF" w14:paraId="62361E0F" w14:textId="77777777"/>
    <w:p w:rsidR="00A706AF" w:rsidP="00F05CEC" w:rsidRDefault="00A706AF" w14:paraId="512C0668" w14:textId="183F4A4B">
      <w:pPr>
        <w:ind w:firstLine="144"/>
        <w:rPr>
          <w:ins w:author="Akhilesh Shastri" w:date="2020-11-09T21:58:00Z" w:id="8"/>
        </w:rPr>
      </w:pPr>
      <w:commentRangeStart w:id="9"/>
      <w:r>
        <w:t xml:space="preserve">Being familiar with Transportation modeling, we will jump right into the type of modeling framework to be used. </w:t>
      </w:r>
      <w:commentRangeEnd w:id="9"/>
      <w:r w:rsidR="00FD1008">
        <w:rPr>
          <w:rStyle w:val="CommentReference"/>
        </w:rPr>
        <w:commentReference w:id="9"/>
      </w:r>
      <w:r>
        <w:t xml:space="preserve">The sociological term </w:t>
      </w:r>
      <w:r w:rsidRPr="00D34D61">
        <w:rPr>
          <w:i/>
          <w:iCs/>
        </w:rPr>
        <w:t>Substantive Rationality</w:t>
      </w:r>
      <w:r>
        <w:rPr>
          <w:i/>
          <w:iCs/>
        </w:rPr>
        <w:t xml:space="preserve"> </w:t>
      </w:r>
      <w:r>
        <w:t>indicates that, as human beings, we know what our objectives are and we can envisage all alternative ways of achieving them and, with some luck, quantify the costs and benefits associated to each approach.</w:t>
      </w:r>
      <w:commentRangeStart w:id="10"/>
      <w:r>
        <w:t xml:space="preserve"> It can be applied to important decisions like choosing a place to live and even less important ones like choosing a place to eat. This is the rational or normative decision-making approach implicit in </w:t>
      </w:r>
      <w:r w:rsidRPr="00D40279">
        <w:rPr>
          <w:i/>
          <w:iCs/>
        </w:rPr>
        <w:t>Economics, Sociology, and Planning</w:t>
      </w:r>
      <w:r>
        <w:t xml:space="preserve">. The same “rational decision-making approach” can be extended to choosing the mode of Transportation by the User (technically referred to as Mode Choices). To predict the mode choices of users, a modelling framework is used referred to as Modal Split or Route Choice Models the Logit Model is one such a type in this framework. The </w:t>
      </w:r>
      <w:r w:rsidRPr="00E00805">
        <w:rPr>
          <w:i/>
          <w:iCs/>
        </w:rPr>
        <w:t>Logit Model</w:t>
      </w:r>
      <w:r>
        <w:rPr>
          <w:i/>
          <w:iCs/>
        </w:rPr>
        <w:t xml:space="preserve"> </w:t>
      </w:r>
      <w:r>
        <w:t xml:space="preserve">uses an economical term named </w:t>
      </w:r>
      <w:r w:rsidRPr="00C5102B">
        <w:rPr>
          <w:i/>
          <w:iCs/>
        </w:rPr>
        <w:t>Utility</w:t>
      </w:r>
      <w:r>
        <w:rPr>
          <w:i/>
          <w:iCs/>
        </w:rPr>
        <w:t xml:space="preserve"> </w:t>
      </w:r>
      <w:r>
        <w:t xml:space="preserve">which, in the theory of consumer behavior, is termed as </w:t>
      </w:r>
      <w:r w:rsidRPr="00B65FFA">
        <w:rPr>
          <w:b/>
          <w:bCs/>
          <w:i/>
          <w:iCs/>
        </w:rPr>
        <w:t>“Consumer Preferences.”</w:t>
      </w:r>
      <w:r>
        <w:rPr>
          <w:b/>
          <w:bCs/>
          <w:i/>
          <w:iCs/>
        </w:rPr>
        <w:t xml:space="preserve"> </w:t>
      </w:r>
      <w:r w:rsidRPr="00E04605">
        <w:t>In short,</w:t>
      </w:r>
      <w:r>
        <w:rPr>
          <w:b/>
          <w:bCs/>
        </w:rPr>
        <w:t xml:space="preserve"> </w:t>
      </w:r>
      <w:r>
        <w:t>t</w:t>
      </w:r>
      <w:r w:rsidRPr="003920A7">
        <w:t xml:space="preserve">he </w:t>
      </w:r>
      <w:r w:rsidRPr="00E04605">
        <w:rPr>
          <w:i/>
          <w:iCs/>
        </w:rPr>
        <w:t>Utility</w:t>
      </w:r>
      <w:r w:rsidRPr="003920A7">
        <w:t xml:space="preserve"> </w:t>
      </w:r>
      <w:r>
        <w:t xml:space="preserve">defines a number and </w:t>
      </w:r>
      <w:r w:rsidRPr="003920A7">
        <w:t>is seen as a way to describe</w:t>
      </w:r>
      <w:r>
        <w:t xml:space="preserve"> user</w:t>
      </w:r>
      <w:r w:rsidRPr="003920A7">
        <w:t xml:space="preserve"> preferences</w:t>
      </w:r>
      <w:r>
        <w:t xml:space="preserve">. As far as choice behavior of the user is concerned what matters is whether </w:t>
      </w:r>
      <w:r w:rsidRPr="0082123A">
        <w:rPr>
          <w:i/>
          <w:iCs/>
        </w:rPr>
        <w:t>Utility</w:t>
      </w:r>
      <w:r>
        <w:t xml:space="preserve"> of one choice is higher than its alternative. </w:t>
      </w:r>
      <w:commentRangeEnd w:id="10"/>
      <w:r w:rsidR="00FD1008">
        <w:rPr>
          <w:rStyle w:val="CommentReference"/>
        </w:rPr>
        <w:commentReference w:id="10"/>
      </w:r>
      <w:ins w:author="Akhilesh Shastri" w:date="2020-11-09T21:39:00Z" w:id="11">
        <w:r w:rsidR="00D46814">
          <w:t>(Garber</w:t>
        </w:r>
      </w:ins>
      <w:ins w:author="Akhilesh Shastri" w:date="2020-11-09T21:40:00Z" w:id="12">
        <w:r w:rsidR="00D46814">
          <w:t>. 2009)</w:t>
        </w:r>
      </w:ins>
    </w:p>
    <w:p w:rsidR="000E5045" w:rsidP="00F05CEC" w:rsidRDefault="000E5045" w14:paraId="4F11D3D9" w14:textId="77777777">
      <w:pPr>
        <w:ind w:firstLine="144"/>
      </w:pPr>
    </w:p>
    <w:p w:rsidR="00A706AF" w:rsidP="000E5045" w:rsidRDefault="00A706AF" w14:paraId="20FE9F45" w14:textId="36B8ECC9">
      <w:pPr>
        <w:ind w:firstLine="144"/>
      </w:pPr>
      <w:del w:author="Akhilesh Shastri" w:date="2020-11-09T22:03:00Z" w:id="14">
        <w:r w:rsidDel="000E5045">
          <w:delText>The Logit Model considers the relative utilities of each mode as a summation of each modal attribute. The modal attributes are generally taken as IVTT (in vehicle travel time), OVTT (out of vehicle travel time), and COST (out of pocket cost for users).</w:delText>
        </w:r>
        <w:r w:rsidRPr="00401E40" w:rsidDel="000E5045">
          <w:delText xml:space="preserve"> </w:delText>
        </w:r>
        <w:r w:rsidDel="000E5045">
          <w:delText xml:space="preserve">In order to simplify the computation of modal split, journey time is taken as the quantitative measure of the cost criterion.  </w:delText>
        </w:r>
      </w:del>
      <w:ins w:author="Akhilesh Shastri" w:date="2020-11-09T22:00:00Z" w:id="15">
        <w:r w:rsidR="000E5045">
          <w:t xml:space="preserve">Trips can be completed using different modes of travel. The proportion of trips undertaken by each of the different modes is termed modal split. The simplest form of modal split is between public transport and the private </w:t>
        </w:r>
        <w:proofErr w:type="spellStart"/>
        <w:r w:rsidR="000E5045">
          <w:t>car.While</w:t>
        </w:r>
        <w:proofErr w:type="spellEnd"/>
        <w:r w:rsidR="000E5045">
          <w:t xml:space="preserve"> modal split can be carried out at any stage in the transportation planning process, it is assumed here to occur between the trip distribution and assignment phases. The trip distribution phase permits the estimation of journey times/costs for both</w:t>
        </w:r>
      </w:ins>
      <w:ins w:author="Akhilesh Shastri" w:date="2020-11-09T22:01:00Z" w:id="16">
        <w:r w:rsidR="000E5045">
          <w:t xml:space="preserve"> </w:t>
        </w:r>
      </w:ins>
      <w:ins w:author="Akhilesh Shastri" w:date="2020-11-09T22:00:00Z" w:id="17">
        <w:r w:rsidR="000E5045">
          <w:t>the public and private transport options. The modal split is then decided on</w:t>
        </w:r>
      </w:ins>
      <w:ins w:author="Akhilesh Shastri" w:date="2020-11-09T22:01:00Z" w:id="18">
        <w:r w:rsidR="000E5045">
          <w:t xml:space="preserve"> </w:t>
        </w:r>
      </w:ins>
      <w:ins w:author="Akhilesh Shastri" w:date="2020-11-09T22:00:00Z" w:id="19">
        <w:r w:rsidR="000E5045">
          <w:t>the basis of these relative times/costs.</w:t>
        </w:r>
      </w:ins>
      <w:ins w:author="Akhilesh Shastri" w:date="2020-11-09T22:02:00Z" w:id="20">
        <w:r w:rsidR="000E5045">
          <w:t xml:space="preserve"> </w:t>
        </w:r>
      </w:ins>
      <w:ins w:author="Akhilesh Shastri" w:date="2020-11-09T22:03:00Z" w:id="22">
        <w:r w:rsidR="000E5045">
          <w:t>The Logit Model considers the relative utilities of each mode as a summation of each modal attribute. The modal attributes are generally taken as IVTT (in vehicle travel time), OVTT (out of vehicle travel time), and COST (out of pocket cost for users).</w:t>
        </w:r>
        <w:r w:rsidRPr="00401E40" w:rsidR="000E5045">
          <w:t xml:space="preserve"> </w:t>
        </w:r>
        <w:del w:author="Akhilesh Shastri" w:date="2020-11-09T22:03:00Z" w:id="23">
          <w:r w:rsidDel="000E5045" w:rsidR="000E5045">
            <w:delText xml:space="preserve">In order to simplify the computation of modal split, journey time is taken as the quantitative measure of the cost criterion. </w:delText>
          </w:r>
        </w:del>
      </w:ins>
      <w:ins w:author="Akhilesh Shastri" w:date="2020-11-09T22:00:00Z" w:id="24">
        <w:r w:rsidR="000E5045">
          <w:t xml:space="preserve"> In order to simplify the computation</w:t>
        </w:r>
      </w:ins>
      <w:ins w:author="Akhilesh Shastri" w:date="2020-11-09T22:01:00Z" w:id="25">
        <w:r w:rsidR="000E5045">
          <w:t xml:space="preserve"> </w:t>
        </w:r>
      </w:ins>
      <w:ins w:author="Akhilesh Shastri" w:date="2020-11-09T22:00:00Z" w:id="26">
        <w:r w:rsidR="000E5045">
          <w:t>of modal split, journey time is taken as the</w:t>
        </w:r>
      </w:ins>
      <w:ins w:author="Akhilesh Shastri" w:date="2020-11-09T22:01:00Z" w:id="27">
        <w:r w:rsidR="000E5045">
          <w:t xml:space="preserve"> </w:t>
        </w:r>
      </w:ins>
      <w:ins w:author="Akhilesh Shastri" w:date="2020-11-09T22:00:00Z" w:id="28">
        <w:r w:rsidR="000E5045">
          <w:t>quantitative measure of the cost</w:t>
        </w:r>
      </w:ins>
      <w:ins w:author="Akhilesh Shastri" w:date="2020-11-09T22:01:00Z" w:id="29">
        <w:r w:rsidR="000E5045">
          <w:t xml:space="preserve"> </w:t>
        </w:r>
      </w:ins>
      <w:ins w:author="Akhilesh Shastri" w:date="2020-11-09T22:00:00Z" w:id="30">
        <w:r w:rsidR="000E5045">
          <w:t>criterion.</w:t>
        </w:r>
      </w:ins>
      <w:ins w:author="Akhilesh Shastri" w:date="2020-11-09T22:01:00Z" w:id="31">
        <w:r w:rsidR="000E5045">
          <w:t xml:space="preserve"> </w:t>
        </w:r>
      </w:ins>
      <w:ins w:author="Akhilesh Shastri" w:date="2020-11-09T22:00:00Z" w:id="32">
        <w:r w:rsidR="000E5045">
          <w:t>The decision by a commuter regarding choice of mode can be assumed to</w:t>
        </w:r>
      </w:ins>
      <w:ins w:author="Akhilesh Shastri" w:date="2020-11-09T22:01:00Z" w:id="33">
        <w:r w:rsidR="000E5045">
          <w:t xml:space="preserve"> </w:t>
        </w:r>
      </w:ins>
      <w:ins w:author="Akhilesh Shastri" w:date="2020-11-09T22:00:00Z" w:id="34">
        <w:r w:rsidR="000E5045">
          <w:t xml:space="preserve">have its basis in the micro-economic concept of utility </w:t>
        </w:r>
      </w:ins>
      <w:ins w:author="Akhilesh Shastri" w:date="2020-11-09T22:03:00Z" w:id="35">
        <w:r w:rsidR="000E5045">
          <w:t>maximization</w:t>
        </w:r>
      </w:ins>
      <w:ins w:author="Akhilesh Shastri" w:date="2020-11-09T22:00:00Z" w:id="36">
        <w:r w:rsidR="000E5045">
          <w:t>. This model</w:t>
        </w:r>
      </w:ins>
      <w:ins w:author="Akhilesh Shastri" w:date="2020-11-09T22:01:00Z" w:id="37">
        <w:r w:rsidR="000E5045">
          <w:t xml:space="preserve"> </w:t>
        </w:r>
      </w:ins>
      <w:ins w:author="Akhilesh Shastri" w:date="2020-11-09T22:00:00Z" w:id="38">
        <w:r w:rsidR="000E5045">
          <w:t>presupposes that a trip maker selects one particular mode over all others on the</w:t>
        </w:r>
      </w:ins>
      <w:ins w:author="Akhilesh Shastri" w:date="2020-11-09T22:01:00Z" w:id="39">
        <w:r w:rsidR="000E5045">
          <w:t xml:space="preserve"> </w:t>
        </w:r>
      </w:ins>
      <w:ins w:author="Akhilesh Shastri" w:date="2020-11-09T22:00:00Z" w:id="40">
        <w:r w:rsidR="000E5045">
          <w:t>basis that it provides the most utility in the economic sense. One must therefore</w:t>
        </w:r>
      </w:ins>
      <w:ins w:author="Akhilesh Shastri" w:date="2020-11-09T22:01:00Z" w:id="41">
        <w:r w:rsidR="000E5045">
          <w:t xml:space="preserve"> </w:t>
        </w:r>
      </w:ins>
      <w:ins w:author="Akhilesh Shastri" w:date="2020-11-09T22:00:00Z" w:id="42">
        <w:r w:rsidR="000E5045">
          <w:t>be in a position to develop an expression for the utility provided by any one of</w:t>
        </w:r>
      </w:ins>
      <w:ins w:author="Akhilesh Shastri" w:date="2020-11-09T22:01:00Z" w:id="43">
        <w:r w:rsidR="000E5045">
          <w:t xml:space="preserve"> </w:t>
        </w:r>
      </w:ins>
      <w:ins w:author="Akhilesh Shastri" w:date="2020-11-09T22:00:00Z" w:id="44">
        <w:r w:rsidR="000E5045">
          <w:t>a number of mode options. The function used to estimate the total utility provided</w:t>
        </w:r>
      </w:ins>
      <w:ins w:author="Akhilesh Shastri" w:date="2020-11-09T22:01:00Z" w:id="45">
        <w:r w:rsidR="000E5045">
          <w:t xml:space="preserve"> </w:t>
        </w:r>
      </w:ins>
      <w:ins w:author="Akhilesh Shastri" w:date="2020-11-09T22:00:00Z" w:id="46">
        <w:r w:rsidR="000E5045">
          <w:t>by a mode option usually takes the following form:</w:t>
        </w:r>
      </w:ins>
      <w:ins w:author="Akhilesh Shastri" w:date="2020-11-09T22:04:00Z" w:id="47">
        <w:r w:rsidR="000E5045">
          <w:t>(Rogers 2003)</w:t>
        </w:r>
      </w:ins>
      <w:ins w:author="Akhilesh Shastri" w:date="2020-11-09T22:00:00Z" w:id="48">
        <w:r w:rsidDel="000E5045" w:rsidR="000E5045">
          <w:t xml:space="preserve"> </w:t>
        </w:r>
      </w:ins>
      <w:del w:author="Akhilesh Shastri" w:date="2020-11-09T22:00:00Z" w:id="49">
        <w:r w:rsidDel="000E5045">
          <w:delText>It can be described in the following equation:</w:delText>
        </w:r>
      </w:del>
    </w:p>
    <w:p w:rsidRPr="00772170" w:rsidR="00A706AF" w:rsidP="7BE18F8C" w:rsidRDefault="00A706AF" w14:paraId="6330EB96" w14:textId="4FB4175A" w14:noSpellErr="1">
      <w:pPr>
        <w:jc w:val="center"/>
        <w:rPr>
          <w:rFonts w:eastAsia="" w:eastAsiaTheme="minorEastAsia"/>
        </w:rPr>
      </w:pPr>
      <w:commentRangeStart w:id="712947643"/>
      <w:commentRangeStart w:id="693232479"/>
      <w:commentRangeStart w:id="972104385"/>
      <m:oMathPara>
        <m:oMath>
          <m:r>
            <m:rPr>
              <m:sty m:val="p"/>
            </m:rPr>
            <w:rPr>
              <w:rFonts w:ascii="Cambria Math" w:hAnsi="Cambria Math"/>
            </w:rPr>
            <w:softHyphen/>
          </m:r>
          <w:commentRangeStart w:id="50"/>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αx+ βy+ γz</m:t>
          </m:r>
          <w:commentRangeEnd w:id="50"/>
          <m:r>
            <m:rPr>
              <m:sty m:val="p"/>
            </m:rPr>
            <w:rPr>
              <w:rStyle w:val="CommentReference"/>
            </w:rPr>
            <w:commentReference w:id="50"/>
          </m:r>
        </m:oMath>
      </m:oMathPara>
      <w:commentRangeEnd w:id="712947643"/>
      <w:r>
        <w:rPr>
          <w:rStyle w:val="CommentReference"/>
        </w:rPr>
        <w:commentReference w:id="712947643"/>
      </w:r>
      <w:commentRangeEnd w:id="693232479"/>
      <w:r>
        <w:rPr>
          <w:rStyle w:val="CommentReference"/>
        </w:rPr>
        <w:commentReference w:id="693232479"/>
      </w:r>
      <w:commentRangeEnd w:id="972104385"/>
      <w:r>
        <w:rPr>
          <w:rStyle w:val="CommentReference"/>
        </w:rPr>
        <w:commentReference w:id="972104385"/>
      </w:r>
    </w:p>
    <w:p w:rsidR="00772170" w:rsidP="00772170" w:rsidRDefault="00772170" w14:paraId="4AF0BD39" w14:textId="59719304">
      <w:pPr>
        <w:jc w:val="center"/>
      </w:pPr>
    </w:p>
    <w:p w:rsidR="00A706AF" w:rsidP="00A706AF" w:rsidRDefault="00A706AF" w14:paraId="66CACB4E" w14:textId="77777777">
      <w:r>
        <w:t>Where,</w:t>
      </w:r>
    </w:p>
    <w:p w:rsidR="00A706AF" w:rsidP="00A706AF" w:rsidRDefault="00A706AF" w14:paraId="0CE66C2B" w14:textId="77777777">
      <w:r>
        <w:tab/>
      </w:r>
      <w:r>
        <w:tab/>
      </w:r>
      <w:r>
        <w:t>U</w:t>
      </w:r>
      <w:r>
        <w:softHyphen/>
      </w:r>
      <w:r>
        <w:rPr>
          <w:vertAlign w:val="subscript"/>
        </w:rPr>
        <w:t xml:space="preserve">i </w:t>
      </w:r>
      <w:r>
        <w:t xml:space="preserve">= </w:t>
      </w:r>
      <w:r w:rsidRPr="0042104B">
        <w:t>utility function for mode i</w:t>
      </w:r>
    </w:p>
    <w:p w:rsidR="00A706AF" w:rsidP="00A706AF" w:rsidRDefault="00A706AF" w14:paraId="7ED0789F" w14:textId="77777777">
      <w:r>
        <w:tab/>
      </w:r>
      <w:r>
        <w:tab/>
      </w:r>
      <w:r>
        <w:t>x = IVTT (in vehicle travel time)</w:t>
      </w:r>
    </w:p>
    <w:p w:rsidR="00A706AF" w:rsidP="00A706AF" w:rsidRDefault="00A706AF" w14:paraId="1EB06526" w14:textId="77777777">
      <w:r>
        <w:tab/>
      </w:r>
      <w:r>
        <w:tab/>
      </w:r>
      <w:r>
        <w:t>y = OVTT (out of vehicle travel time)</w:t>
      </w:r>
    </w:p>
    <w:p w:rsidR="00A706AF" w:rsidP="00A706AF" w:rsidRDefault="00A706AF" w14:paraId="7025202B" w14:textId="77777777">
      <w:r>
        <w:tab/>
      </w:r>
      <w:r>
        <w:tab/>
      </w:r>
      <w:r>
        <w:t>z = COST (out of pocket cost for users)</w:t>
      </w:r>
    </w:p>
    <w:p w:rsidR="00A706AF" w:rsidP="00A706AF" w:rsidRDefault="00A706AF" w14:paraId="5B5008C1" w14:textId="77777777">
      <w:r>
        <w:tab/>
      </w:r>
      <w:r>
        <w:tab/>
      </w:r>
      <w:r>
        <w:rPr>
          <w:rFonts w:cs="Times New Roman"/>
        </w:rPr>
        <w:t>α, β,</w:t>
      </w:r>
      <w:r>
        <w:t xml:space="preserve"> </w:t>
      </w:r>
      <w:r>
        <w:rPr>
          <w:rFonts w:cs="Times New Roman"/>
        </w:rPr>
        <w:t>γ</w:t>
      </w:r>
      <w:r>
        <w:t xml:space="preserve"> = Arbitrary parameters </w:t>
      </w:r>
    </w:p>
    <w:p w:rsidR="00A706AF" w:rsidP="00A706AF" w:rsidRDefault="00A706AF" w14:paraId="286CCD20" w14:textId="77777777">
      <w:r>
        <w:t xml:space="preserve">Once the utilities of each mode are known the probability that a trip maker will select one mode option, m, is equal to the probability that this option’s utility is greater than the utility of all other options. This can mathematically </w:t>
      </w:r>
      <w:proofErr w:type="gramStart"/>
      <w:r>
        <w:t>formulated</w:t>
      </w:r>
      <w:proofErr w:type="gramEnd"/>
      <w:r>
        <w:t xml:space="preserve"> as:</w:t>
      </w:r>
    </w:p>
    <w:commentRangeStart w:id="51"/>
    <w:commentRangeStart w:id="52"/>
    <w:commentRangeStart w:id="53"/>
    <w:p w:rsidRPr="00401E40" w:rsidR="00A706AF" w:rsidP="7BE18F8C" w:rsidRDefault="005C349A" w14:paraId="71060583" w14:textId="1BC47FD0" w14:noSpellErr="1">
      <w:pPr>
        <w:jc w:val="center"/>
      </w:pPr>
      <w:commentRangeStart w:id="977392181"/>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m</m:t>
                  </m:r>
                </m:sub>
              </m:sSub>
            </m:num>
            <m:den>
              <m:nary>
                <m:naryPr>
                  <m:chr m:val="∑"/>
                  <m:limLoc m:val="undOvr"/>
                  <m:grow m:val="1"/>
                  <m:ctrlPr>
                    <w:rPr>
                      <w:rFonts w:ascii="Cambria Math" w:hAnsi="Cambria Math"/>
                    </w:rPr>
                  </m:ctrlPr>
                </m:naryPr>
                <m:sub>
                  <m:r>
                    <m:rPr>
                      <m:sty m:val="p"/>
                    </m:rPr>
                    <w:rPr>
                      <w:rFonts w:ascii="Cambria Math" w:hAnsi="Cambria Math"/>
                    </w:rPr>
                    <m:t>i</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U</m:t>
                      </m:r>
                    </m:e>
                    <m:sub>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sub>
                  </m:sSub>
                </m:e>
              </m:nary>
            </m:den>
          </m:f>
          <w:commentRangeEnd w:id="52"/>
          <m:r>
            <m:rPr>
              <m:sty m:val="p"/>
            </m:rPr>
            <w:rPr>
              <w:rStyle w:val="CommentReference"/>
            </w:rPr>
            <w:commentReference w:id="52"/>
          </m:r>
          <w:commentRangeEnd w:id="51"/>
          <m:r>
            <m:rPr>
              <m:sty m:val="p"/>
            </m:rPr>
            <w:rPr>
              <w:rStyle w:val="CommentReference"/>
            </w:rPr>
            <w:commentReference w:id="51"/>
          </m:r>
          <w:commentRangeEnd w:id="53"/>
          <m:r>
            <m:rPr>
              <m:sty m:val="p"/>
            </m:rPr>
            <w:rPr>
              <w:rStyle w:val="CommentReference"/>
            </w:rPr>
            <w:commentReference w:id="53"/>
          </m:r>
        </m:oMath>
      </m:oMathPara>
      <w:commentRangeEnd w:id="977392181"/>
      <w:r>
        <w:rPr>
          <w:rStyle w:val="CommentReference"/>
        </w:rPr>
        <w:commentReference w:id="977392181"/>
      </w:r>
    </w:p>
    <w:p w:rsidR="00A706AF" w:rsidP="00A706AF" w:rsidRDefault="00A706AF" w14:paraId="0F0E57F9" w14:textId="77777777">
      <w:r>
        <w:t>Where,</w:t>
      </w:r>
    </w:p>
    <w:p w:rsidR="00A706AF" w:rsidP="00A706AF" w:rsidRDefault="00A706AF" w14:paraId="345195CB" w14:textId="77777777">
      <w:pPr>
        <w:ind w:left="1296" w:firstLine="144"/>
      </w:pPr>
      <w:r>
        <w:t>P</w:t>
      </w:r>
      <w:r w:rsidRPr="00401E40">
        <w:rPr>
          <w:vertAlign w:val="subscript"/>
        </w:rPr>
        <w:t>m</w:t>
      </w:r>
      <w:r>
        <w:t xml:space="preserve"> = Probability that mode m is chosen</w:t>
      </w:r>
    </w:p>
    <w:p w:rsidR="00A706AF" w:rsidP="00A706AF" w:rsidRDefault="00A706AF" w14:paraId="38EC5846" w14:textId="77777777">
      <w:pPr>
        <w:ind w:left="1296" w:firstLine="144"/>
      </w:pPr>
      <w:r>
        <w:t>U</w:t>
      </w:r>
      <w:r w:rsidRPr="00401E40">
        <w:rPr>
          <w:vertAlign w:val="subscript"/>
        </w:rPr>
        <w:t>mi</w:t>
      </w:r>
      <w:r>
        <w:t xml:space="preserve"> = Utility of </w:t>
      </w:r>
      <w:proofErr w:type="spellStart"/>
      <w:r>
        <w:t>i</w:t>
      </w:r>
      <w:r w:rsidRPr="00401E40">
        <w:rPr>
          <w:vertAlign w:val="superscript"/>
        </w:rPr>
        <w:t>th</w:t>
      </w:r>
      <w:proofErr w:type="spellEnd"/>
      <w:r>
        <w:t xml:space="preserve"> mode among n different modes available.</w:t>
      </w:r>
    </w:p>
    <w:p w:rsidR="00A706AF" w:rsidP="00A706AF" w:rsidRDefault="00A706AF" w14:paraId="5E0352DD" w14:textId="77777777"/>
    <w:p w:rsidRPr="00401E40" w:rsidR="00A706AF" w:rsidP="00A706AF" w:rsidRDefault="00A706AF" w14:paraId="408ED588" w14:textId="0B9D26A0">
      <w:r>
        <w:t xml:space="preserve">The above model presupposes that a trip maker selects one particular mode over all others on the basis that it provides the most utility in the economic </w:t>
      </w:r>
      <w:proofErr w:type="gramStart"/>
      <w:r>
        <w:t>sense.</w:t>
      </w:r>
      <w:ins w:author="Akhilesh Shastri" w:date="2020-11-09T21:40:00Z" w:id="54">
        <w:r w:rsidR="00D46814">
          <w:t>(</w:t>
        </w:r>
        <w:proofErr w:type="gramEnd"/>
        <w:r w:rsidR="00D46814">
          <w:t>Lester 2009)</w:t>
        </w:r>
      </w:ins>
    </w:p>
    <w:p w:rsidR="00A706AF" w:rsidP="00A706AF" w:rsidRDefault="00A706AF" w14:paraId="42A295CD" w14:textId="77777777">
      <w:r>
        <w:br w:type="page"/>
      </w:r>
      <w:bookmarkStart w:name="_GoBack" w:id="55"/>
      <w:bookmarkEnd w:id="55"/>
    </w:p>
    <w:p w:rsidR="00A706AF" w:rsidP="00A706AF" w:rsidRDefault="00A706AF" w14:paraId="7259B9AE" w14:textId="77777777">
      <w:pPr>
        <w:pStyle w:val="Heading3"/>
      </w:pPr>
      <w:bookmarkStart w:name="_Toc55491139" w:id="56"/>
      <w:r>
        <w:lastRenderedPageBreak/>
        <w:t>Literature Review:</w:t>
      </w:r>
      <w:bookmarkEnd w:id="56"/>
    </w:p>
    <w:p w:rsidR="00A706AF" w:rsidP="00A706AF" w:rsidRDefault="00A706AF" w14:paraId="4665AF23" w14:textId="77777777">
      <w:pPr>
        <w:ind w:left="540"/>
      </w:pPr>
      <w:r w:rsidRPr="00401E40">
        <w:t>In a modernizing world, the demand for transportation is ever-expanding. Transportation engineers and planners have a vital job in maintaining the developing transportation systems. When evaluating the development and maintenance of a transportation network, transportation engineers and planners must effectively understand the demand within the network. Modern approaches to understand user demand, such as travel surveys, can help planners and engineers make adequate decisions for network optimization. To develop effective data regarding user demand in a network, a utility function is an essential evaluation. “Utility theory bases its beliefs upon individuals’ preferences” therefore, when evaluating a transportation network, an engineer or planner can understand the preferred mode choice for all users in the network (Saylor).</w:t>
      </w:r>
    </w:p>
    <w:p w:rsidRPr="00401E40" w:rsidR="00A706AF" w:rsidP="00A706AF" w:rsidRDefault="00A706AF" w14:paraId="08A77FC3" w14:textId="64ABE70B">
      <w:pPr>
        <w:ind w:left="540"/>
      </w:pPr>
      <w:r>
        <w:t>While the determination of mode</w:t>
      </w:r>
      <w:ins w:author="Tatum Edge" w:date="2020-11-09T20:20:00Z" w:id="57">
        <w:r w:rsidR="00F05CEC">
          <w:t>-choice</w:t>
        </w:r>
      </w:ins>
      <w:r>
        <w:t xml:space="preserve"> use is an essential requirement of transportation planning, it is not yet adequately handled in the process. If the factors perceived by a traveler are seen to be equal between modes (i.e. perceived "costs" are equal), then it is equally likely that either mode will be chosen. However, irrespective of costs, some travelers must use a particular mode </w:t>
      </w:r>
      <w:del w:author="Tatum Edge" w:date="2020-11-09T20:21:00Z" w:id="58">
        <w:r w:rsidDel="00F05CEC">
          <w:delText xml:space="preserve">and are considered to be </w:delText>
        </w:r>
      </w:del>
      <w:ins w:author="Tatum Edge" w:date="2020-11-09T20:21:00Z" w:id="59">
        <w:r w:rsidR="00F05CEC">
          <w:t xml:space="preserve">which considers </w:t>
        </w:r>
        <w:proofErr w:type="spellStart"/>
        <w:r w:rsidR="00F05CEC">
          <w:t>them</w:t>
        </w:r>
      </w:ins>
      <w:r>
        <w:t>"captive</w:t>
      </w:r>
      <w:proofErr w:type="spellEnd"/>
      <w:r>
        <w:t>" to that mode (</w:t>
      </w:r>
      <w:del w:author="Tatum Edge" w:date="2020-11-09T20:22:00Z" w:id="60">
        <w:r w:rsidDel="00F05CEC">
          <w:delText xml:space="preserve">which is </w:delText>
        </w:r>
      </w:del>
      <w:ins w:author="Tatum Edge" w:date="2020-11-09T20:22:00Z" w:id="61">
        <w:r w:rsidR="00F05CEC">
          <w:t xml:space="preserve">this goes </w:t>
        </w:r>
      </w:ins>
      <w:r>
        <w:t xml:space="preserve">beyond the scope of </w:t>
      </w:r>
      <w:del w:author="Tatum Edge" w:date="2020-11-09T20:22:00Z" w:id="62">
        <w:r w:rsidDel="00F05CEC">
          <w:delText>this research</w:delText>
        </w:r>
      </w:del>
      <w:ins w:author="Tatum Edge" w:date="2020-11-09T20:22:00Z" w:id="63">
        <w:r w:rsidR="00F05CEC">
          <w:t>research covered in this paper</w:t>
        </w:r>
      </w:ins>
      <w:r>
        <w:t xml:space="preserve">). </w:t>
      </w:r>
      <w:commentRangeStart w:id="64"/>
      <w:r>
        <w:t xml:space="preserve">Research has indicated that the attitude of individuals to public transport can be measured and ranked in order of preference. </w:t>
      </w:r>
      <w:commentRangeEnd w:id="64"/>
      <w:r w:rsidR="00F05CEC">
        <w:rPr>
          <w:rStyle w:val="CommentReference"/>
        </w:rPr>
        <w:commentReference w:id="64"/>
      </w:r>
      <w:commentRangeStart w:id="65"/>
      <w:r>
        <w:t>The most valued travel attributes in order are arrival on time, getting a seat, no transfers, regularity of service, weather protection while waiting and shorter wait stop.</w:t>
      </w:r>
      <w:commentRangeEnd w:id="65"/>
      <w:r w:rsidR="00F05CEC">
        <w:rPr>
          <w:rStyle w:val="CommentReference"/>
        </w:rPr>
        <w:commentReference w:id="65"/>
      </w:r>
      <w:ins w:author="Akhilesh Shastri" w:date="2020-11-09T21:41:00Z" w:id="66">
        <w:r w:rsidR="00D46814">
          <w:t>(Hobbs. 1979)</w:t>
        </w:r>
      </w:ins>
    </w:p>
    <w:p w:rsidR="00A706AF" w:rsidP="00A706AF" w:rsidRDefault="00A706AF" w14:paraId="1CDD17B6" w14:textId="269B41D4">
      <w:pPr>
        <w:ind w:left="540"/>
      </w:pPr>
      <w:r>
        <w:t xml:space="preserve">Many models have been developed, usually based on empirical studies, leading to diversion curves, multiple regression and discriminant analysis using probability or least-squares techniques to fit the observed data. </w:t>
      </w:r>
      <w:commentRangeStart w:id="67"/>
      <w:r>
        <w:t>The London Traffic Survey</w:t>
      </w:r>
      <w:ins w:author="Akhilesh Shastri" w:date="2020-11-09T21:54:00Z" w:id="68">
        <w:r w:rsidR="00D02422">
          <w:t xml:space="preserve"> </w:t>
        </w:r>
      </w:ins>
      <w:ins w:author="Akhilesh Shastri" w:date="2020-11-09T21:43:00Z" w:id="69">
        <w:r w:rsidR="00D46814">
          <w:t>(Coburn 1960)</w:t>
        </w:r>
      </w:ins>
      <w:r>
        <w:t xml:space="preserve"> extended the 108 household categories by adding accessibility groups (low, medium, and high) for bus and train levels of service indices for a zone. The procedure, adopted by TRC in the Washington Study</w:t>
      </w:r>
      <w:ins w:author="Akhilesh Shastri" w:date="2020-11-09T21:42:00Z" w:id="70">
        <w:r w:rsidR="00D46814">
          <w:t>(Brand et al 1973)</w:t>
        </w:r>
      </w:ins>
      <w:r>
        <w:t xml:space="preserve">, compiled 80 categories of trips and trip makers (4 categories of car ownership, 5 of income and 4 for service ratios) separating work and non-work journeys. </w:t>
      </w:r>
      <w:commentRangeEnd w:id="67"/>
      <w:r w:rsidR="00F05CEC">
        <w:rPr>
          <w:rStyle w:val="CommentReference"/>
        </w:rPr>
        <w:commentReference w:id="67"/>
      </w:r>
      <w:r>
        <w:t xml:space="preserve">Diversion curves were constructed to assign the public transport users as a function of travel time, cost, and service ratios, stratified by the traveler’s economic status. The relative convenience of modes was assessed by the service ratio, including excess time; the ratio of excess time spent on a public transport journey to that of the car was taken as the relative convenience factor in the service ratios (however, this research will not use service ratios for the inference). Public transport excess time included walking, waiting and transfer time while that for the car was the time spent walking to and from parking areas and parking time. </w:t>
      </w:r>
      <w:r w:rsidRPr="00526282">
        <w:t>Discriminant multiple regression methods have formed the main</w:t>
      </w:r>
      <w:r>
        <w:t xml:space="preserve"> basis of disaggregate modelling by Warner, the logit model, </w:t>
      </w:r>
      <w:proofErr w:type="spellStart"/>
      <w:r>
        <w:t>Quarmby</w:t>
      </w:r>
      <w:proofErr w:type="spellEnd"/>
      <w:r>
        <w:t xml:space="preserve">, and the LGORU model (that </w:t>
      </w:r>
      <w:ins w:author="Tatum Edge" w:date="2020-11-09T20:26:00Z" w:id="71">
        <w:r w:rsidR="00F05CEC">
          <w:t xml:space="preserve">will not </w:t>
        </w:r>
      </w:ins>
      <w:del w:author="Tatum Edge" w:date="2020-11-09T20:26:00Z" w:id="72">
        <w:r w:rsidDel="00F05CEC">
          <w:delText>won’t</w:delText>
        </w:r>
      </w:del>
      <w:r>
        <w:t xml:space="preserve"> be used in this research). </w:t>
      </w:r>
      <w:commentRangeStart w:id="73"/>
      <w:r>
        <w:t>When disaggregate data is used the dependent variable (e.g. mode chosen) takes a value of 0 or 1 (not chosen/chosen), and the model coefficients are usually estimated by maximum likelihood methods.</w:t>
      </w:r>
      <w:ins w:author="Akhilesh Shastri" w:date="2020-11-09T21:44:00Z" w:id="74">
        <w:r w:rsidR="00D46814">
          <w:t xml:space="preserve"> The values  0 or 1 are the inputs of a </w:t>
        </w:r>
      </w:ins>
      <w:ins w:author="Akhilesh Shastri" w:date="2020-11-09T21:45:00Z" w:id="75">
        <w:r w:rsidR="00D46814">
          <w:t>factored dummy variable</w:t>
        </w:r>
      </w:ins>
      <w:ins w:author="Akhilesh Shastri" w:date="2020-11-09T21:55:00Z" w:id="76">
        <w:r w:rsidR="00D02422">
          <w:t>s</w:t>
        </w:r>
      </w:ins>
      <w:ins w:author="Akhilesh Shastri" w:date="2020-11-09T21:45:00Z" w:id="77">
        <w:r w:rsidR="00D46814">
          <w:t>, for example variables like “Passenger owns a car” (yes or no / 1 or 0) etc.</w:t>
        </w:r>
      </w:ins>
      <w:r>
        <w:t xml:space="preserve"> </w:t>
      </w:r>
      <w:commentRangeEnd w:id="73"/>
      <w:r w:rsidR="00FD1008">
        <w:rPr>
          <w:rStyle w:val="CommentReference"/>
        </w:rPr>
        <w:commentReference w:id="73"/>
      </w:r>
      <w:r>
        <w:t xml:space="preserve">Data used in transportation models can be measured from observation (or estimated) or perceived values can be used as reported by individuals. Differences between measured and reported data represent the difference </w:t>
      </w:r>
      <w:r>
        <w:lastRenderedPageBreak/>
        <w:t>between reality and as the individual perceives reality, the latter being influenced by both psychological and physiological attributes at a point in time.</w:t>
      </w:r>
      <w:r w:rsidRPr="00852F18">
        <w:t xml:space="preserve"> </w:t>
      </w:r>
      <w:r>
        <w:t xml:space="preserve">(Hobbs. 1979).  </w:t>
      </w:r>
    </w:p>
    <w:p w:rsidR="00D02422" w:rsidP="00A706AF" w:rsidRDefault="00D02422" w14:paraId="6CDAA4AD" w14:textId="1DD119BC">
      <w:pPr>
        <w:rPr>
          <w:ins w:author="Akhilesh Shastri" w:date="2020-11-09T21:49:00Z" w:id="78"/>
        </w:rPr>
      </w:pPr>
      <w:ins w:author="Akhilesh Shastri" w:date="2020-11-09T21:49:00Z" w:id="79">
        <w:r>
          <w:t xml:space="preserve">Daly (1997) </w:t>
        </w:r>
      </w:ins>
      <w:ins w:author="Akhilesh Shastri" w:date="2020-11-09T21:52:00Z" w:id="80">
        <w:r>
          <w:t>discussed</w:t>
        </w:r>
      </w:ins>
      <w:ins w:author="Akhilesh Shastri" w:date="2020-11-09T21:49:00Z" w:id="81">
        <w:r>
          <w:t xml:space="preserve"> various models and </w:t>
        </w:r>
      </w:ins>
      <w:ins w:author="Akhilesh Shastri" w:date="2020-11-09T21:54:00Z" w:id="82">
        <w:r>
          <w:t>concluded</w:t>
        </w:r>
      </w:ins>
      <w:ins w:author="Akhilesh Shastri" w:date="2020-11-09T21:50:00Z" w:id="83">
        <w:r>
          <w:t xml:space="preserve"> that nested logit models were</w:t>
        </w:r>
      </w:ins>
      <w:ins w:author="Akhilesh Shastri" w:date="2020-11-09T21:53:00Z" w:id="84">
        <w:r>
          <w:t xml:space="preserve"> most adequate. </w:t>
        </w:r>
      </w:ins>
      <w:ins w:author="Akhilesh Shastri" w:date="2020-11-09T21:57:00Z" w:id="85">
        <w:r w:rsidR="000E5045">
          <w:t>Hence t</w:t>
        </w:r>
      </w:ins>
      <w:ins w:author="Akhilesh Shastri" w:date="2020-11-09T21:56:00Z" w:id="86">
        <w:r w:rsidR="000E5045">
          <w:t>o effectively predict mode choice by user</w:t>
        </w:r>
      </w:ins>
      <w:ins w:author="Akhilesh Shastri" w:date="2020-11-09T21:57:00Z" w:id="87">
        <w:r w:rsidR="000E5045">
          <w:t xml:space="preserve"> of disintegrated model</w:t>
        </w:r>
      </w:ins>
      <w:ins w:author="Akhilesh Shastri" w:date="2020-11-09T21:56:00Z" w:id="88">
        <w:r w:rsidR="000E5045">
          <w:t>, this research will utilize a multi-modal nested logit model</w:t>
        </w:r>
      </w:ins>
      <w:ins w:author="Akhilesh Shastri" w:date="2020-11-09T21:57:00Z" w:id="89">
        <w:r w:rsidR="000E5045">
          <w:t>.</w:t>
        </w:r>
      </w:ins>
      <w:ins w:author="Akhilesh Shastri" w:date="2020-11-09T21:54:00Z" w:id="90">
        <w:r>
          <w:t xml:space="preserve"> </w:t>
        </w:r>
      </w:ins>
    </w:p>
    <w:p w:rsidR="00A706AF" w:rsidP="00A706AF" w:rsidRDefault="00A706AF" w14:paraId="68E3599C" w14:textId="02BC98D1">
      <w:commentRangeStart w:id="91"/>
      <w:del w:author="Akhilesh Shastri" w:date="2020-11-09T21:57:00Z" w:id="92">
        <w:r w:rsidDel="000E5045">
          <w:delText xml:space="preserve">This research includes the usage of multi-modal logit analysis model as described previously. </w:delText>
        </w:r>
        <w:commentRangeEnd w:id="91"/>
        <w:r w:rsidDel="000E5045" w:rsidR="00FD1008">
          <w:rPr>
            <w:rStyle w:val="CommentReference"/>
          </w:rPr>
          <w:commentReference w:id="91"/>
        </w:r>
      </w:del>
      <w:r>
        <w:br w:type="page"/>
      </w:r>
    </w:p>
    <w:p w:rsidR="00A706AF" w:rsidP="00A706AF" w:rsidRDefault="00A706AF" w14:paraId="74F1B439" w14:textId="77777777">
      <w:pPr>
        <w:pStyle w:val="Heading3"/>
      </w:pPr>
      <w:bookmarkStart w:name="_Toc55491140" w:id="93"/>
      <w:r>
        <w:lastRenderedPageBreak/>
        <w:t>Data Preparation and Preprocessing:</w:t>
      </w:r>
      <w:bookmarkEnd w:id="93"/>
    </w:p>
    <w:p w:rsidR="00D20FD2" w:rsidP="000930C6" w:rsidRDefault="000930C6" w14:paraId="4B899EE4" w14:textId="31DE5A97">
      <w:pPr>
        <w:ind w:left="0"/>
      </w:pPr>
      <w:r>
        <w:tab/>
      </w:r>
      <w:r>
        <w:t xml:space="preserve"> To effectively build a Utility Function that depicts the demand in a transportation network, a Household Travel survey is a vital tool. Household Travel Surveys are administered by either phone or mail to develop an understanding for the daily travel in a transportation network. New York City has a diverse transportation network that incorporates various modes of transportation. To maintain such a broad network, the </w:t>
      </w:r>
      <w:r w:rsidR="00D20FD2">
        <w:t xml:space="preserve">city of New York must understand the demand within the system. Annually, the city of New York administers a Household Travel Survey to analyze trends within the transportation network. For the model development in this project, the data acquired by New York DOT for the Household Travel Survey 2018 will be utilized. Because the data is utilized by the local government for transportation analytics, the dataset is relatively clean. However, portions of the data are not beneficial for developing a predictionary model for mode choice. To ensure that only relevant data is considered, data pre-processing and processing must take place. </w:t>
      </w:r>
    </w:p>
    <w:p w:rsidR="00D20FD2" w:rsidP="00D20FD2" w:rsidRDefault="00D20FD2" w14:paraId="341AF529" w14:textId="77D241ED">
      <w:pPr>
        <w:ind w:left="0"/>
      </w:pPr>
      <w:r>
        <w:tab/>
      </w:r>
      <w:r>
        <w:t xml:space="preserve">For the data, despite it being relatively clean, pre-processing must still occur to ensure that the garbage-in, garbage-out dilemma is not reached. The data must not contain any errors that could potentially skew the overall model. Therefore, pre-processing requires the removal of all NULL or NA values in the data. Due to the style of the questionnaire, some outputs automatically produce unwanted responses. On certain questions, like “"Which of the following car sharing services, if any, are you a member of?", the options to ‘Refuse’ and ‘Do not Know’ are considered. However, to perform analysis on the data, it is essential we only include questions that provide an answer from the </w:t>
      </w:r>
      <w:r w:rsidR="003B2096">
        <w:t xml:space="preserve">participant. Therefore, these questions, along with the individuals (if any) that answer in such a way, will be best if removed from the data set. </w:t>
      </w:r>
      <w:r>
        <w:t xml:space="preserve"> </w:t>
      </w:r>
    </w:p>
    <w:p w:rsidR="003B2096" w:rsidP="00D20FD2" w:rsidRDefault="003B2096" w14:paraId="4297522E" w14:textId="4B2D8C6E">
      <w:pPr>
        <w:ind w:left="0"/>
      </w:pPr>
      <w:r>
        <w:tab/>
      </w:r>
      <w:r>
        <w:t xml:space="preserve">In addition to the removal of irrelevant variables, it is important to consider what questions will be asked in the model. Categorical variables such as the questions regarding a ‘Disability’ can effectively be moved to one group. To accomplish this, ‘Disability’ is converted into a binary-variables, which registers as ‘Yes’ for participants that have a disability and ‘No’ for participants that do not have a disability. The development of binary variables should also be practiced for the questions regarding Car Sharing and Welfare. This provides a better understanding of how the presence of one of these three variables will, or will not, influence the model. </w:t>
      </w:r>
    </w:p>
    <w:p w:rsidR="003B2096" w:rsidP="00D20FD2" w:rsidRDefault="003B2096" w14:paraId="2D712C68" w14:textId="69C16074">
      <w:pPr>
        <w:ind w:left="0"/>
      </w:pPr>
    </w:p>
    <w:p w:rsidR="003B2096" w:rsidP="00D20FD2" w:rsidRDefault="003B2096" w14:paraId="3A9E37B4" w14:textId="77777777">
      <w:pPr>
        <w:ind w:left="0"/>
      </w:pPr>
    </w:p>
    <w:p w:rsidR="003B2096" w:rsidP="00D20FD2" w:rsidRDefault="003B2096" w14:paraId="2433572A" w14:textId="60A39E4D">
      <w:pPr>
        <w:ind w:left="0"/>
      </w:pPr>
    </w:p>
    <w:p w:rsidR="003B2096" w:rsidP="00D20FD2" w:rsidRDefault="003B2096" w14:paraId="7FFCEB14" w14:textId="77777777">
      <w:pPr>
        <w:ind w:left="0"/>
      </w:pPr>
    </w:p>
    <w:p w:rsidR="00A706AF" w:rsidP="00A706AF" w:rsidRDefault="00A706AF" w14:paraId="32F5A028" w14:textId="62CBCE01">
      <w:r>
        <w:br w:type="page"/>
      </w:r>
    </w:p>
    <w:p w:rsidR="00A706AF" w:rsidP="00A706AF" w:rsidRDefault="00A706AF" w14:paraId="140DE498" w14:textId="01804AD7">
      <w:pPr>
        <w:pStyle w:val="Heading3"/>
      </w:pPr>
      <w:bookmarkStart w:name="_Toc55491141" w:id="94"/>
      <w:r>
        <w:lastRenderedPageBreak/>
        <w:t>Future:</w:t>
      </w:r>
      <w:bookmarkEnd w:id="94"/>
    </w:p>
    <w:p w:rsidR="00A706AF" w:rsidP="00A706AF" w:rsidRDefault="003B2096" w14:paraId="74074853" w14:textId="6712B968">
      <w:r>
        <w:tab/>
      </w:r>
      <w:r>
        <w:tab/>
      </w:r>
      <w:r>
        <w:t xml:space="preserve">Now that the variables are set and the obviously irrelevant variables are thrown out, the model development can begin. For model development, the utility function requires the development of a linear model for each mode choice. To develop a linear model for each mode choice, it is important to run analysis on each variable to see how they are related. Variables with high correlation must be monitored when developing the model. Variables with high correlation could potentially skew the model; therefore, one variable may need to be thrown out. </w:t>
      </w:r>
    </w:p>
    <w:p w:rsidRPr="004F6789" w:rsidR="003B2096" w:rsidP="00A706AF" w:rsidRDefault="003B2096" w14:paraId="545FABE3" w14:textId="0264CAD2">
      <w:r>
        <w:tab/>
      </w:r>
      <w:r>
        <w:tab/>
      </w:r>
      <w:r>
        <w:t xml:space="preserve">After analyzing the variables and their inter-relationships, tests, such as Best Subset Analysis will be useful in determining which independent </w:t>
      </w:r>
      <w:r w:rsidR="00841BB2">
        <w:t xml:space="preserve">variables act as the best predictors in a mode choice study. Once the ideal linear model is produced for each mode choice, a utility function, which determines the probability of choosing each mode, will be designed. From the utility model, the model should further be utilized to predict the travel behavior of a random commuter for any given attributes.  </w:t>
      </w:r>
    </w:p>
    <w:p w:rsidR="000E5045" w:rsidRDefault="000E5045" w14:paraId="50B798AF" w14:textId="6D68D4B0">
      <w:pPr>
        <w:rPr>
          <w:ins w:author="Akhilesh Shastri" w:date="2020-11-09T22:05:00Z" w:id="95"/>
        </w:rPr>
      </w:pPr>
      <w:ins w:author="Akhilesh Shastri" w:date="2020-11-09T22:05:00Z" w:id="96">
        <w:r>
          <w:br w:type="page"/>
        </w:r>
      </w:ins>
    </w:p>
    <w:p w:rsidR="00260DDE" w:rsidP="000E5045" w:rsidRDefault="000E5045" w14:paraId="69B45274" w14:textId="5D138F61">
      <w:pPr>
        <w:jc w:val="center"/>
        <w:rPr>
          <w:i/>
          <w:iCs/>
        </w:rPr>
      </w:pPr>
      <w:ins w:author="Akhilesh Shastri" w:date="2020-11-09T22:05:00Z" w:id="97">
        <w:r w:rsidRPr="000E5045">
          <w:rPr>
            <w:i/>
            <w:iCs/>
            <w:rPrChange w:author="Akhilesh Shastri" w:date="2020-11-09T22:05:00Z" w:id="98">
              <w:rPr/>
            </w:rPrChange>
          </w:rPr>
          <w:lastRenderedPageBreak/>
          <w:t>References:</w:t>
        </w:r>
      </w:ins>
    </w:p>
    <w:p w:rsidR="000E5045" w:rsidP="000E5045" w:rsidRDefault="000E5045" w14:paraId="527053FA" w14:textId="3A52928F">
      <w:pPr>
        <w:jc w:val="center"/>
        <w:rPr>
          <w:i/>
          <w:iCs/>
        </w:rPr>
      </w:pPr>
    </w:p>
    <w:p w:rsidR="000E5045" w:rsidP="000E5045" w:rsidRDefault="000E5045" w14:paraId="0CCD51A4" w14:textId="3BC1C450">
      <w:pPr>
        <w:jc w:val="center"/>
      </w:pPr>
    </w:p>
    <w:p w:rsidR="000E5045" w:rsidP="00B40858" w:rsidRDefault="00B40858" w14:paraId="139512B2" w14:textId="77561F63">
      <w:pPr>
        <w:pStyle w:val="ListParagraph"/>
        <w:numPr>
          <w:ilvl w:val="0"/>
          <w:numId w:val="1"/>
        </w:numPr>
      </w:pPr>
      <w:r>
        <w:t>BRAND, D. and MANHEIM, M. (eds.) (1973) Urban Travel Demand Forecasting, TRB Special Report No. 143. Transportation Research Board, Washington DC.</w:t>
      </w:r>
    </w:p>
    <w:p w:rsidR="00B40858" w:rsidP="00B40858" w:rsidRDefault="00B40858" w14:paraId="3DFF022A" w14:textId="178BE873">
      <w:pPr>
        <w:pStyle w:val="ListParagraph"/>
        <w:numPr>
          <w:ilvl w:val="0"/>
          <w:numId w:val="1"/>
        </w:numPr>
      </w:pPr>
      <w:r>
        <w:t>COBURN, T. M., BEESLEY, M. E. and REYNOLDS, D. J. (1960) The London-Birmingham Motorway: Traffic and Economics, Road Research Technical Paper No. 46. HMSO, London.</w:t>
      </w:r>
    </w:p>
    <w:p w:rsidR="00B40858" w:rsidP="00B40858" w:rsidRDefault="00B40858" w14:paraId="6D613C59" w14:textId="01383411">
      <w:pPr>
        <w:pStyle w:val="ListParagraph"/>
        <w:numPr>
          <w:ilvl w:val="0"/>
          <w:numId w:val="1"/>
        </w:numPr>
      </w:pPr>
      <w:r w:rsidRPr="00B40858">
        <w:t xml:space="preserve">Nicholas J. Garber and Lester A. </w:t>
      </w:r>
      <w:proofErr w:type="spellStart"/>
      <w:r w:rsidRPr="00B40858">
        <w:t>Hoel</w:t>
      </w:r>
      <w:proofErr w:type="spellEnd"/>
      <w:r>
        <w:t xml:space="preserve"> (2009) Traffic and Highway Engineering, CENGAGE Learning.</w:t>
      </w:r>
    </w:p>
    <w:p w:rsidR="00B40858" w:rsidP="00B40858" w:rsidRDefault="00B40858" w14:paraId="64322719" w14:textId="64E2761E">
      <w:pPr>
        <w:pStyle w:val="ListParagraph"/>
        <w:numPr>
          <w:ilvl w:val="0"/>
          <w:numId w:val="1"/>
        </w:numPr>
      </w:pPr>
      <w:r>
        <w:t>Martin Rogers (2003) Highway Engineering, Blackwell Science.</w:t>
      </w:r>
    </w:p>
    <w:p w:rsidR="00B40858" w:rsidP="00B40858" w:rsidRDefault="00B40858" w14:paraId="5EDA3A7B" w14:textId="609DCC1A">
      <w:pPr>
        <w:pStyle w:val="ListParagraph"/>
        <w:numPr>
          <w:ilvl w:val="0"/>
          <w:numId w:val="1"/>
        </w:numPr>
      </w:pPr>
      <w:r>
        <w:t>F.D. Hobbs (1979) Traffic Planning and Engineering, Pergamon Press.</w:t>
      </w:r>
    </w:p>
    <w:p w:rsidR="00B40858" w:rsidP="00B40858" w:rsidRDefault="00B40858" w14:paraId="20ABED32" w14:textId="74671A26">
      <w:pPr>
        <w:pStyle w:val="ListParagraph"/>
        <w:numPr>
          <w:ilvl w:val="0"/>
          <w:numId w:val="1"/>
        </w:numPr>
      </w:pPr>
      <w:r w:rsidRPr="00B40858">
        <w:t xml:space="preserve">Juan de Dios </w:t>
      </w:r>
      <w:proofErr w:type="spellStart"/>
      <w:r w:rsidRPr="00B40858">
        <w:t>Ortuzar</w:t>
      </w:r>
      <w:proofErr w:type="spellEnd"/>
      <w:r w:rsidRPr="00B40858">
        <w:t xml:space="preserve">, Luis G. </w:t>
      </w:r>
      <w:proofErr w:type="spellStart"/>
      <w:r w:rsidRPr="00B40858">
        <w:t>Willumsen</w:t>
      </w:r>
      <w:proofErr w:type="spellEnd"/>
      <w:r>
        <w:t xml:space="preserve"> (2011) Modelling Transport, WILEY</w:t>
      </w:r>
    </w:p>
    <w:p w:rsidRPr="000E5045" w:rsidR="00B40858" w:rsidP="00B40858" w:rsidRDefault="00B40858" w14:paraId="3263231C" w14:textId="57B3385B">
      <w:pPr>
        <w:pStyle w:val="ListParagraph"/>
        <w:numPr>
          <w:ilvl w:val="0"/>
          <w:numId w:val="1"/>
        </w:numPr>
      </w:pPr>
      <w:r>
        <w:t>Hal R. Varian (1987) Intermediate Micro Economics a modern approach.</w:t>
      </w:r>
    </w:p>
    <w:sectPr w:rsidRPr="000E5045" w:rsidR="00B40858">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TE" w:author="Tatum Edge" w:date="2020-11-09T20:29:00Z" w:id="9">
    <w:p w:rsidR="00FD1008" w:rsidRDefault="00FD1008" w14:paraId="3316CA2F" w14:textId="108113CE">
      <w:pPr>
        <w:pStyle w:val="CommentText"/>
      </w:pPr>
      <w:r>
        <w:rPr>
          <w:rStyle w:val="CommentReference"/>
        </w:rPr>
        <w:annotationRef/>
      </w:r>
      <w:r>
        <w:t>I would not start an introduction with “we”, but we can work on that</w:t>
      </w:r>
    </w:p>
  </w:comment>
  <w:comment w:initials="TE" w:author="Tatum Edge" w:date="2020-11-09T20:30:00Z" w:id="10">
    <w:p w:rsidR="00FD1008" w:rsidRDefault="00FD1008" w14:paraId="42E18D65" w14:textId="7FDEFEED">
      <w:pPr>
        <w:pStyle w:val="CommentText"/>
      </w:pPr>
      <w:r>
        <w:rPr>
          <w:rStyle w:val="CommentReference"/>
        </w:rPr>
        <w:annotationRef/>
      </w:r>
      <w:r>
        <w:t>Do you have any citations for this? Or the equations listed below</w:t>
      </w:r>
    </w:p>
  </w:comment>
  <w:comment w:initials="RT" w:author="Runde,Nicholas T" w:date="2020-11-18T12:16:00Z" w:id="50">
    <w:p w:rsidR="00774D82" w:rsidRDefault="00774D82" w14:paraId="1578E15B" w14:textId="77777777">
      <w:pPr>
        <w:pStyle w:val="CommentText"/>
      </w:pPr>
      <w:r>
        <w:rPr>
          <w:rStyle w:val="CommentReference"/>
        </w:rPr>
        <w:annotationRef/>
      </w:r>
      <w:r>
        <w:t>The utility function is dependent on three variables:</w:t>
      </w:r>
    </w:p>
    <w:p w:rsidR="00774D82" w:rsidP="00774D82" w:rsidRDefault="00774D82" w14:paraId="6C519462" w14:textId="77777777">
      <w:pPr>
        <w:pStyle w:val="CommentText"/>
        <w:numPr>
          <w:ilvl w:val="0"/>
          <w:numId w:val="2"/>
        </w:numPr>
      </w:pPr>
      <w:r>
        <w:t>IVVT</w:t>
      </w:r>
    </w:p>
    <w:p w:rsidR="00774D82" w:rsidP="00774D82" w:rsidRDefault="00774D82" w14:paraId="38460B87" w14:textId="77777777">
      <w:pPr>
        <w:pStyle w:val="CommentText"/>
        <w:numPr>
          <w:ilvl w:val="0"/>
          <w:numId w:val="2"/>
        </w:numPr>
      </w:pPr>
      <w:r>
        <w:t>OVTT</w:t>
      </w:r>
    </w:p>
    <w:p w:rsidR="00774D82" w:rsidP="00774D82" w:rsidRDefault="00774D82" w14:paraId="3DBC7DB9" w14:textId="77777777">
      <w:pPr>
        <w:pStyle w:val="CommentText"/>
        <w:numPr>
          <w:ilvl w:val="0"/>
          <w:numId w:val="2"/>
        </w:numPr>
      </w:pPr>
      <w:r>
        <w:t>COST</w:t>
      </w:r>
    </w:p>
    <w:p w:rsidR="00774D82" w:rsidP="00774D82" w:rsidRDefault="00774D82" w14:paraId="2E4B7CEE" w14:textId="77777777">
      <w:pPr>
        <w:pStyle w:val="CommentText"/>
        <w:ind w:left="0"/>
      </w:pPr>
    </w:p>
    <w:p w:rsidR="006F73DC" w:rsidP="00774D82" w:rsidRDefault="00774D82" w14:paraId="41D5C70F" w14:textId="77777777">
      <w:pPr>
        <w:pStyle w:val="CommentText"/>
        <w:ind w:left="0"/>
      </w:pPr>
      <w:r>
        <w:t xml:space="preserve">If those 3 variables are large, it should be less likely that the mode is chosen. </w:t>
      </w:r>
    </w:p>
    <w:p w:rsidR="006F73DC" w:rsidP="00774D82" w:rsidRDefault="006F73DC" w14:paraId="2CA0AA73" w14:textId="77777777">
      <w:pPr>
        <w:pStyle w:val="CommentText"/>
        <w:ind w:left="0"/>
      </w:pPr>
    </w:p>
    <w:p w:rsidRPr="006F73DC" w:rsidR="006F73DC" w:rsidP="00774D82" w:rsidRDefault="00774D82" w14:paraId="6B726A62" w14:textId="579896FF">
      <w:pPr>
        <w:pStyle w:val="CommentText"/>
        <w:ind w:left="0"/>
      </w:pPr>
      <w:r>
        <w:t xml:space="preserve">For example, </w:t>
      </w:r>
      <w:r w:rsidR="006F73DC">
        <w:t>T</w:t>
      </w:r>
      <w:r>
        <w:t xml:space="preserve">ravel </w:t>
      </w:r>
      <w:r w:rsidR="006F73DC">
        <w:t>M</w:t>
      </w:r>
      <w:r>
        <w:t xml:space="preserve">ode </w:t>
      </w:r>
      <w:r w:rsidR="006F73DC">
        <w:t>1</w:t>
      </w:r>
      <w:r>
        <w:t xml:space="preserve"> takes 60 minutes and costs $10</w:t>
      </w:r>
      <w:r w:rsidR="006F73DC">
        <w:t>. It</w:t>
      </w:r>
      <w:r>
        <w:t xml:space="preserve"> </w:t>
      </w:r>
      <w:r w:rsidRPr="00774D82">
        <w:rPr>
          <w:u w:val="single"/>
        </w:rPr>
        <w:t>should not be chosen</w:t>
      </w:r>
      <w:r>
        <w:t xml:space="preserve"> over </w:t>
      </w:r>
      <w:r w:rsidR="006F73DC">
        <w:t>Travel Mode 2, which</w:t>
      </w:r>
      <w:r>
        <w:t xml:space="preserve"> takes 30 minutes and costs $0, yet </w:t>
      </w:r>
      <w:r w:rsidR="006F73DC">
        <w:t>Travel Mode 1</w:t>
      </w:r>
      <w:r>
        <w:t xml:space="preserve"> will have a higher </w:t>
      </w:r>
      <w:r w:rsidR="006F73DC">
        <w:t>U</w:t>
      </w:r>
      <w:r w:rsidR="006F73DC">
        <w:rPr>
          <w:vertAlign w:val="subscript"/>
        </w:rPr>
        <w:t>i</w:t>
      </w:r>
      <w:r w:rsidR="006F73DC">
        <w:t xml:space="preserve"> value than Travel Mode 2.</w:t>
      </w:r>
    </w:p>
  </w:comment>
  <w:comment w:initials="RT" w:author="Runde,Nicholas T" w:date="2020-11-18T12:28:00Z" w:id="52">
    <w:p w:rsidR="006F73DC" w:rsidRDefault="006F73DC" w14:paraId="13E58749" w14:textId="08155D03">
      <w:pPr>
        <w:pStyle w:val="CommentText"/>
      </w:pPr>
      <w:r>
        <w:rPr>
          <w:rStyle w:val="CommentReference"/>
        </w:rPr>
        <w:annotationRef/>
      </w:r>
      <w:r>
        <w:t>Based on the U</w:t>
      </w:r>
      <w:r>
        <w:rPr>
          <w:vertAlign w:val="subscript"/>
        </w:rPr>
        <w:t>i</w:t>
      </w:r>
      <w:r>
        <w:t xml:space="preserve"> equation above, a mode with a higher U</w:t>
      </w:r>
      <w:r>
        <w:rPr>
          <w:vertAlign w:val="subscript"/>
        </w:rPr>
        <w:t>i</w:t>
      </w:r>
      <w:r>
        <w:t xml:space="preserve"> should be less desirable, yet in this equation, modes with higher U</w:t>
      </w:r>
      <w:r>
        <w:rPr>
          <w:vertAlign w:val="subscript"/>
        </w:rPr>
        <w:t>i</w:t>
      </w:r>
      <w:r>
        <w:t>’s are more likely of being chosen. We must consider changing one or both of these equations, because they are currently counter-intuitive.</w:t>
      </w:r>
    </w:p>
  </w:comment>
  <w:comment w:initials="RT" w:author="Runde,Nicholas T" w:date="2020-11-18T12:24:00Z" w:id="51">
    <w:p w:rsidR="006F73DC" w:rsidRDefault="006F73DC" w14:paraId="51C1A18C" w14:textId="77777777">
      <w:pPr>
        <w:pStyle w:val="CommentText"/>
      </w:pPr>
      <w:r>
        <w:rPr>
          <w:rStyle w:val="CommentReference"/>
        </w:rPr>
        <w:annotationRef/>
      </w:r>
      <w:r>
        <w:t>Consider the following revision to the Utility Equation:</w:t>
      </w:r>
    </w:p>
    <w:p w:rsidR="006F73DC" w:rsidRDefault="006F73DC" w14:paraId="424F14DC" w14:textId="77777777">
      <w:pPr>
        <w:pStyle w:val="CommentText"/>
      </w:pPr>
    </w:p>
    <w:p w:rsidRPr="006F73DC" w:rsidR="006F73DC" w:rsidRDefault="006F73DC" w14:paraId="2AB7D5AB" w14:textId="435E257C">
      <w:pPr>
        <w:pStyle w:val="CommentText"/>
        <w:rPr>
          <w:sz w:val="32"/>
          <w:szCs w:val="32"/>
        </w:rPr>
      </w:pPr>
      <m:oMathPara>
        <m:oMath>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i</m:t>
              </m:r>
            </m:sub>
          </m:sSub>
          <m:r>
            <w:rPr>
              <w:rFonts w:ascii="Cambria Math" w:hAnsi="Cambria Math"/>
              <w:sz w:val="32"/>
              <w:szCs w:val="32"/>
            </w:rPr>
            <m:t xml:space="preserve">= </m:t>
          </m:r>
          <m:r>
            <w:rPr>
              <w:rFonts w:ascii="Cambria Math" w:hAnsi="Cambria Math"/>
              <w:sz w:val="32"/>
              <w:szCs w:val="32"/>
            </w:rPr>
            <m:t>α</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x</m:t>
              </m:r>
            </m:den>
          </m:f>
          <m:r>
            <w:rPr>
              <w:rFonts w:ascii="Cambria Math" w:hAnsi="Cambria Math"/>
              <w:sz w:val="32"/>
              <w:szCs w:val="32"/>
            </w:rPr>
            <m:t>+β</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y</m:t>
              </m:r>
            </m:den>
          </m:f>
          <m:r>
            <w:rPr>
              <w:rFonts w:ascii="Cambria Math" w:hAnsi="Cambria Math"/>
              <w:sz w:val="32"/>
              <w:szCs w:val="32"/>
            </w:rPr>
            <m:t>+γ</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1+z</m:t>
              </m:r>
            </m:den>
          </m:f>
        </m:oMath>
      </m:oMathPara>
    </w:p>
  </w:comment>
  <w:comment w:initials="RT" w:author="Runde,Nicholas T" w:date="2020-11-18T12:32:00Z" w:id="53">
    <w:p w:rsidR="006F73DC" w:rsidP="00772170" w:rsidRDefault="006F73DC" w14:paraId="4ECDC503" w14:textId="77777777">
      <w:pPr>
        <w:pStyle w:val="CommentText"/>
        <w:ind w:left="0"/>
      </w:pPr>
      <w:r>
        <w:rPr>
          <w:rStyle w:val="CommentReference"/>
        </w:rPr>
        <w:annotationRef/>
      </w:r>
      <w:r w:rsidR="00772170">
        <w:t>By using an equation that inverts the variables, U</w:t>
      </w:r>
      <w:r w:rsidR="00772170">
        <w:rPr>
          <w:vertAlign w:val="subscript"/>
        </w:rPr>
        <w:t>i</w:t>
      </w:r>
      <w:r w:rsidR="00772170">
        <w:t xml:space="preserve"> will be larger when the three variables are more desirable:</w:t>
      </w:r>
    </w:p>
    <w:p w:rsidRPr="00772170" w:rsidR="00772170" w:rsidP="00772170" w:rsidRDefault="00772170" w14:paraId="18AD7032" w14:textId="77777777">
      <w:pPr>
        <w:pStyle w:val="CommentText"/>
        <w:numPr>
          <w:ilvl w:val="0"/>
          <w:numId w:val="4"/>
        </w:numPr>
      </w:pPr>
      <w:r>
        <w:t>Less travel time leads to greater U</w:t>
      </w:r>
      <w:r>
        <w:rPr>
          <w:vertAlign w:val="subscript"/>
        </w:rPr>
        <w:t>i</w:t>
      </w:r>
    </w:p>
    <w:p w:rsidRPr="00772170" w:rsidR="00772170" w:rsidP="00772170" w:rsidRDefault="00772170" w14:paraId="2154F733" w14:textId="77777777">
      <w:pPr>
        <w:pStyle w:val="CommentText"/>
        <w:numPr>
          <w:ilvl w:val="0"/>
          <w:numId w:val="4"/>
        </w:numPr>
      </w:pPr>
      <w:r>
        <w:t>Less cost leads to greater U</w:t>
      </w:r>
      <w:r>
        <w:rPr>
          <w:vertAlign w:val="subscript"/>
        </w:rPr>
        <w:t>i</w:t>
      </w:r>
    </w:p>
    <w:p w:rsidR="00772170" w:rsidP="00772170" w:rsidRDefault="00772170" w14:paraId="196DD9C2" w14:textId="77777777">
      <w:pPr>
        <w:pStyle w:val="CommentText"/>
        <w:ind w:left="0"/>
      </w:pPr>
    </w:p>
    <w:p w:rsidRPr="00772170" w:rsidR="00772170" w:rsidP="00772170" w:rsidRDefault="00772170" w14:paraId="7AAA53E3" w14:textId="6CD011EC">
      <w:pPr>
        <w:pStyle w:val="CommentText"/>
        <w:ind w:left="0"/>
      </w:pPr>
      <w:r>
        <w:t>Now that larger U</w:t>
      </w:r>
      <w:r>
        <w:rPr>
          <w:vertAlign w:val="subscript"/>
        </w:rPr>
        <w:t>i</w:t>
      </w:r>
      <w:r>
        <w:t xml:space="preserve"> values are more desirable, the probability equation makes sense the way it is written. </w:t>
      </w:r>
    </w:p>
  </w:comment>
  <w:comment w:initials="TE" w:author="Tatum Edge" w:date="2020-11-09T20:22:00Z" w:id="64">
    <w:p w:rsidR="00F05CEC" w:rsidRDefault="00F05CEC" w14:paraId="365BEF5F" w14:textId="216A237B">
      <w:pPr>
        <w:pStyle w:val="CommentText"/>
      </w:pPr>
      <w:r>
        <w:rPr>
          <w:rStyle w:val="CommentReference"/>
        </w:rPr>
        <w:annotationRef/>
      </w:r>
      <w:r>
        <w:t>Can we try to find something to cite here? It would make this statement more credible</w:t>
      </w:r>
    </w:p>
  </w:comment>
  <w:comment w:initials="TE" w:author="Tatum Edge" w:date="2020-11-09T20:23:00Z" w:id="65">
    <w:p w:rsidR="00F05CEC" w:rsidRDefault="00F05CEC" w14:paraId="7FDFDCD4" w14:textId="25025F9C">
      <w:pPr>
        <w:pStyle w:val="CommentText"/>
      </w:pPr>
      <w:r>
        <w:rPr>
          <w:rStyle w:val="CommentReference"/>
        </w:rPr>
        <w:annotationRef/>
      </w:r>
      <w:r>
        <w:t>How do we know this? Is there a citation that can be provided?</w:t>
      </w:r>
    </w:p>
  </w:comment>
  <w:comment w:initials="TE" w:author="Tatum Edge" w:date="2020-11-09T20:24:00Z" w:id="67">
    <w:p w:rsidR="00F05CEC" w:rsidRDefault="00F05CEC" w14:paraId="671AA60E" w14:textId="62BD20E6">
      <w:pPr>
        <w:pStyle w:val="CommentText"/>
      </w:pPr>
      <w:r>
        <w:rPr>
          <w:rStyle w:val="CommentReference"/>
        </w:rPr>
        <w:annotationRef/>
      </w:r>
      <w:proofErr w:type="gramStart"/>
      <w:r>
        <w:t>Again</w:t>
      </w:r>
      <w:proofErr w:type="gramEnd"/>
      <w:r>
        <w:t xml:space="preserve"> with the citations. I want to be able to track down these numbers. Also, write out any numbers below 1,000</w:t>
      </w:r>
    </w:p>
  </w:comment>
  <w:comment w:initials="TE" w:author="Tatum Edge" w:date="2020-11-09T20:26:00Z" w:id="73">
    <w:p w:rsidR="00FD1008" w:rsidRDefault="00FD1008" w14:paraId="482ECBEC" w14:textId="36EBEEB9">
      <w:pPr>
        <w:pStyle w:val="CommentText"/>
      </w:pPr>
      <w:r>
        <w:rPr>
          <w:rStyle w:val="CommentReference"/>
        </w:rPr>
        <w:annotationRef/>
      </w:r>
      <w:r>
        <w:t>Maybe explain dummy variables a little here (for those not aware)</w:t>
      </w:r>
    </w:p>
  </w:comment>
  <w:comment w:initials="TE" w:author="Tatum Edge" w:date="2020-11-09T20:28:00Z" w:id="91">
    <w:p w:rsidR="00FD1008" w:rsidRDefault="00FD1008" w14:paraId="1431F92A" w14:textId="37A6CBF7">
      <w:pPr>
        <w:pStyle w:val="CommentText"/>
      </w:pPr>
      <w:r>
        <w:rPr>
          <w:rStyle w:val="CommentReference"/>
        </w:rPr>
        <w:annotationRef/>
      </w:r>
      <w:r>
        <w:t>I have a feeling this is a slightly bland finish. Maybe try to really push the concept of a Utility Function or Utility Theory. I feel like reading the above did not give a strong image of how the utility function and multi-modal logit model coincide. Something along the lines “To effectively predict mode choice by user, this research will utilize a multi-modal nested logit model…”</w:t>
      </w:r>
    </w:p>
  </w:comment>
  <w:comment w:initials="SM" w:author="Shastri,Akhilesh Moreshwar" w:date="2020-11-18T13:05:53" w:id="712947643">
    <w:p w:rsidR="7BE18F8C" w:rsidRDefault="7BE18F8C" w14:paraId="656F1FB6" w14:textId="260B13AF">
      <w:pPr>
        <w:pStyle w:val="CommentText"/>
      </w:pPr>
      <w:r w:rsidR="7BE18F8C">
        <w:rPr/>
        <w:t>In that case you are assuming that all the arbitrary parameters (alpha Beta and gamma) are positive. In actual practise, these coefficinet signs change based on the overall relation of variable. Here they are just show as arbitrary they can take any sign.</w:t>
      </w:r>
      <w:r>
        <w:rPr>
          <w:rStyle w:val="CommentReference"/>
        </w:rPr>
        <w:annotationRef/>
      </w:r>
    </w:p>
  </w:comment>
  <w:comment w:initials="SM" w:author="Shastri,Akhilesh Moreshwar" w:date="2020-11-18T13:08:01" w:id="977392181">
    <w:p w:rsidR="7BE18F8C" w:rsidRDefault="7BE18F8C" w14:paraId="2A036291" w14:textId="69356836">
      <w:pPr>
        <w:pStyle w:val="CommentText"/>
      </w:pPr>
      <w:r w:rsidR="7BE18F8C">
        <w:rPr/>
        <w:t>They look counter-intuitive because the signs of those coefficints were assumed positive but in reality they are just arbitrary and can be either positive or negative depending on the overall interaction.</w:t>
      </w:r>
      <w:r>
        <w:rPr>
          <w:rStyle w:val="CommentReference"/>
        </w:rPr>
        <w:annotationRef/>
      </w:r>
    </w:p>
  </w:comment>
  <w:comment w:initials="RT" w:author="Runde,Nicholas T" w:date="2020-11-18T13:15:59" w:id="693232479">
    <w:p w:rsidR="4BC47C03" w:rsidRDefault="4BC47C03" w14:paraId="5CF80742" w14:textId="5BB853A7">
      <w:pPr>
        <w:pStyle w:val="CommentText"/>
      </w:pPr>
      <w:r w:rsidR="4BC47C03">
        <w:rPr/>
        <w:t>I understand but we would still run into the same problem with the Probability Function if the coefficients were negative. Because the Probability function deals with a negative over a negative, we are essentially investigating the absolute value of the Utility Functions. So while the negative parameters would make less desireable modes worth less (as in -100 is less than -20), their absolute value would still be more.</w:t>
      </w:r>
      <w:r>
        <w:rPr>
          <w:rStyle w:val="CommentReference"/>
        </w:rPr>
        <w:annotationRef/>
      </w:r>
    </w:p>
  </w:comment>
  <w:comment w:initials="RT" w:author="Runde,Nicholas T" w:date="2020-11-18T13:23:53" w:id="972104385">
    <w:p w:rsidR="4ECE54FA" w:rsidRDefault="4ECE54FA" w14:paraId="72844948" w14:textId="2C582729">
      <w:pPr>
        <w:pStyle w:val="CommentText"/>
      </w:pPr>
      <w:r w:rsidR="4ECE54FA">
        <w:rPr/>
        <w:t>I understand if we add more variables to the utilty function we can have negative coefficients for undesirable variables and positive coefficients for desireable ones, but even if we do that I don't think the probability function will be accurate in it's current form</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316CA2F"/>
  <w15:commentEx w15:done="0" w15:paraId="42E18D65"/>
  <w15:commentEx w15:done="0" w15:paraId="6B726A62"/>
  <w15:commentEx w15:done="0" w15:paraId="13E58749"/>
  <w15:commentEx w15:done="0" w15:paraId="2AB7D5AB"/>
  <w15:commentEx w15:done="0" w15:paraId="7AAA53E3" w15:paraIdParent="2AB7D5AB"/>
  <w15:commentEx w15:done="0" w15:paraId="365BEF5F"/>
  <w15:commentEx w15:done="0" w15:paraId="7FDFDCD4"/>
  <w15:commentEx w15:done="0" w15:paraId="671AA60E"/>
  <w15:commentEx w15:done="0" w15:paraId="482ECBEC"/>
  <w15:commentEx w15:done="0" w15:paraId="1431F92A"/>
  <w15:commentEx w15:done="0" w15:paraId="656F1FB6" w15:paraIdParent="6B726A62"/>
  <w15:commentEx w15:done="0" w15:paraId="2A036291" w15:paraIdParent="13E58749"/>
  <w15:commentEx w15:done="0" w15:paraId="5CF80742" w15:paraIdParent="6B726A62"/>
  <w15:commentEx w15:done="0" w15:paraId="72844948" w15:paraIdParent="6B726A6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542537" w16cex:dateUtc="2020-11-10T01:29:00Z"/>
  <w16cex:commentExtensible w16cex:durableId="2354255D" w16cex:dateUtc="2020-11-10T01:30:00Z"/>
  <w16cex:commentExtensible w16cex:durableId="2354239C" w16cex:dateUtc="2020-11-10T01:22:00Z"/>
  <w16cex:commentExtensible w16cex:durableId="235423C5" w16cex:dateUtc="2020-11-10T01:23:00Z"/>
  <w16cex:commentExtensible w16cex:durableId="23542410" w16cex:dateUtc="2020-11-10T01:24:00Z"/>
  <w16cex:commentExtensible w16cex:durableId="23542490" w16cex:dateUtc="2020-11-10T01:26:00Z"/>
  <w16cex:commentExtensible w16cex:durableId="235424DB" w16cex:dateUtc="2020-11-10T01:28:00Z"/>
  <w16cex:commentExtensible w16cex:durableId="1423198D" w16cex:dateUtc="2020-11-18T18:05:53.804Z"/>
  <w16cex:commentExtensible w16cex:durableId="587BF9DE" w16cex:dateUtc="2020-11-18T18:08:01.496Z"/>
  <w16cex:commentExtensible w16cex:durableId="26632F70" w16cex:dateUtc="2020-11-18T18:15:59.595Z"/>
  <w16cex:commentExtensible w16cex:durableId="6FB070BA" w16cex:dateUtc="2020-11-18T18:23:53.922Z"/>
</w16cex:commentsExtensible>
</file>

<file path=word/commentsIds.xml><?xml version="1.0" encoding="utf-8"?>
<w16cid:commentsIds xmlns:mc="http://schemas.openxmlformats.org/markup-compatibility/2006" xmlns:w16cid="http://schemas.microsoft.com/office/word/2016/wordml/cid" mc:Ignorable="w16cid">
  <w16cid:commentId w16cid:paraId="3316CA2F" w16cid:durableId="23542537"/>
  <w16cid:commentId w16cid:paraId="42E18D65" w16cid:durableId="2354255D"/>
  <w16cid:commentId w16cid:paraId="6B726A62" w16cid:durableId="235F8F23"/>
  <w16cid:commentId w16cid:paraId="13E58749" w16cid:durableId="235F91F8"/>
  <w16cid:commentId w16cid:paraId="2AB7D5AB" w16cid:durableId="235F90F0"/>
  <w16cid:commentId w16cid:paraId="7AAA53E3" w16cid:durableId="235F92CC"/>
  <w16cid:commentId w16cid:paraId="365BEF5F" w16cid:durableId="2354239C"/>
  <w16cid:commentId w16cid:paraId="7FDFDCD4" w16cid:durableId="235423C5"/>
  <w16cid:commentId w16cid:paraId="671AA60E" w16cid:durableId="23542410"/>
  <w16cid:commentId w16cid:paraId="482ECBEC" w16cid:durableId="23542490"/>
  <w16cid:commentId w16cid:paraId="1431F92A" w16cid:durableId="235424DB"/>
  <w16cid:commentId w16cid:paraId="656F1FB6" w16cid:durableId="1423198D"/>
  <w16cid:commentId w16cid:paraId="2A036291" w16cid:durableId="587BF9DE"/>
  <w16cid:commentId w16cid:paraId="5CF80742" w16cid:durableId="26632F70"/>
  <w16cid:commentId w16cid:paraId="72844948" w16cid:durableId="6FB070B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374F7"/>
    <w:multiLevelType w:val="hybridMultilevel"/>
    <w:tmpl w:val="A58204FC"/>
    <w:lvl w:ilvl="0" w:tplc="EFB8145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2A36242C"/>
    <w:multiLevelType w:val="hybridMultilevel"/>
    <w:tmpl w:val="060A28FC"/>
    <w:lvl w:ilvl="0" w:tplc="0332EDBC">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501E56B4"/>
    <w:multiLevelType w:val="hybridMultilevel"/>
    <w:tmpl w:val="EB6641BE"/>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3" w15:restartNumberingAfterBreak="0">
    <w:nsid w:val="67A576E7"/>
    <w:multiLevelType w:val="hybridMultilevel"/>
    <w:tmpl w:val="8BD29B62"/>
    <w:lvl w:ilvl="0" w:tplc="776E5050">
      <w:start w:val="1"/>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3"/>
  </w:num>
  <w:num w:numId="4">
    <w:abstractNumId w:val="1"/>
  </w:num>
</w:numbering>
</file>

<file path=word/people.xml><?xml version="1.0" encoding="utf-8"?>
<w15:people xmlns:mc="http://schemas.openxmlformats.org/markup-compatibility/2006" xmlns:w15="http://schemas.microsoft.com/office/word/2012/wordml" mc:Ignorable="w15">
  <w15:person w15:author="Akhilesh Shastri">
    <w15:presenceInfo w15:providerId="Windows Live" w15:userId="6f24fd074c5a7120"/>
  </w15:person>
  <w15:person w15:author="Tatum Edge">
    <w15:presenceInfo w15:providerId="Windows Live" w15:userId="c382a077bfb762a2"/>
  </w15:person>
  <w15:person w15:author="Runde,Nicholas T">
    <w15:presenceInfo w15:providerId="AD" w15:userId="S::nrunde@ufl.edu::9bf4185c-ef51-4b2c-b1b2-2c6766a29c62"/>
  </w15:person>
  <w15:person w15:author="Shastri,Akhilesh Moreshwar">
    <w15:presenceInfo w15:providerId="AD" w15:userId="S::akhilesh.shastri@ufl.edu::b82530de-ceac-4124-8a3f-41b6c23ae3c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90"/>
    <w:rsid w:val="00011C52"/>
    <w:rsid w:val="00077EC8"/>
    <w:rsid w:val="000930C6"/>
    <w:rsid w:val="000E5045"/>
    <w:rsid w:val="003B2096"/>
    <w:rsid w:val="005C349A"/>
    <w:rsid w:val="00681890"/>
    <w:rsid w:val="006F73DC"/>
    <w:rsid w:val="00731F44"/>
    <w:rsid w:val="00772170"/>
    <w:rsid w:val="00774D82"/>
    <w:rsid w:val="00841BB2"/>
    <w:rsid w:val="00A706AF"/>
    <w:rsid w:val="00B40858"/>
    <w:rsid w:val="00D02422"/>
    <w:rsid w:val="00D20FD2"/>
    <w:rsid w:val="00D46814"/>
    <w:rsid w:val="00F05CEC"/>
    <w:rsid w:val="00FD1008"/>
    <w:rsid w:val="4BC47C03"/>
    <w:rsid w:val="4ECE54FA"/>
    <w:rsid w:val="5F2D1A4C"/>
    <w:rsid w:val="7BE18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28316"/>
  <w15:chartTrackingRefBased/>
  <w15:docId w15:val="{83E982D4-40FF-4B50-868E-FDE1788FC8D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7" w:qFormat="1"/>
    <w:lsdException w:name="heading 1" w:uiPriority="0" w:qFormat="1"/>
    <w:lsdException w:name="heading 2" w:uiPriority="1" w:semiHidden="1" w:unhideWhenUsed="1" w:qFormat="1"/>
    <w:lsdException w:name="heading 3" w:uiPriority="2"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uiPriority w:val="7"/>
    <w:qFormat/>
    <w:rsid w:val="00A706AF"/>
    <w:pPr>
      <w:spacing w:after="0" w:line="240" w:lineRule="auto"/>
      <w:ind w:left="576"/>
    </w:pPr>
    <w:rPr>
      <w:rFonts w:ascii="Times New Roman" w:hAnsi="Times New Roman"/>
      <w:sz w:val="24"/>
      <w:szCs w:val="24"/>
    </w:rPr>
  </w:style>
  <w:style w:type="paragraph" w:styleId="Heading1">
    <w:name w:val="heading 1"/>
    <w:basedOn w:val="Normal"/>
    <w:next w:val="Normal"/>
    <w:link w:val="Heading1Char"/>
    <w:qFormat/>
    <w:rsid w:val="00A706AF"/>
    <w:pPr>
      <w:outlineLvl w:val="0"/>
    </w:pPr>
    <w:rPr>
      <w:rFonts w:asciiTheme="majorHAnsi" w:hAnsiTheme="majorHAnsi"/>
      <w:b/>
      <w:color w:val="4472C4" w:themeColor="accent1"/>
      <w:sz w:val="52"/>
      <w:szCs w:val="52"/>
    </w:rPr>
  </w:style>
  <w:style w:type="paragraph" w:styleId="Heading2">
    <w:name w:val="heading 2"/>
    <w:basedOn w:val="Normal"/>
    <w:next w:val="Normal"/>
    <w:link w:val="Heading2Char"/>
    <w:uiPriority w:val="1"/>
    <w:qFormat/>
    <w:rsid w:val="00A706AF"/>
    <w:pPr>
      <w:jc w:val="center"/>
      <w:outlineLvl w:val="1"/>
    </w:pPr>
    <w:rPr>
      <w:b/>
      <w:sz w:val="48"/>
      <w:szCs w:val="48"/>
    </w:rPr>
  </w:style>
  <w:style w:type="paragraph" w:styleId="Heading3">
    <w:name w:val="heading 3"/>
    <w:basedOn w:val="Heading2"/>
    <w:next w:val="Normal"/>
    <w:link w:val="Heading3Char"/>
    <w:uiPriority w:val="2"/>
    <w:qFormat/>
    <w:rsid w:val="00A706AF"/>
    <w:pPr>
      <w:spacing w:after="240"/>
      <w:jc w:val="left"/>
      <w:outlineLvl w:val="2"/>
    </w:pPr>
    <w:rPr>
      <w:sz w:val="28"/>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A706AF"/>
    <w:rPr>
      <w:rFonts w:asciiTheme="majorHAnsi" w:hAnsiTheme="majorHAnsi"/>
      <w:b/>
      <w:color w:val="4472C4" w:themeColor="accent1"/>
      <w:sz w:val="52"/>
      <w:szCs w:val="52"/>
    </w:rPr>
  </w:style>
  <w:style w:type="character" w:styleId="Heading2Char" w:customStyle="1">
    <w:name w:val="Heading 2 Char"/>
    <w:basedOn w:val="DefaultParagraphFont"/>
    <w:link w:val="Heading2"/>
    <w:uiPriority w:val="1"/>
    <w:rsid w:val="00A706AF"/>
    <w:rPr>
      <w:rFonts w:ascii="Times New Roman" w:hAnsi="Times New Roman"/>
      <w:b/>
      <w:sz w:val="48"/>
      <w:szCs w:val="48"/>
    </w:rPr>
  </w:style>
  <w:style w:type="character" w:styleId="Heading3Char" w:customStyle="1">
    <w:name w:val="Heading 3 Char"/>
    <w:basedOn w:val="DefaultParagraphFont"/>
    <w:link w:val="Heading3"/>
    <w:uiPriority w:val="2"/>
    <w:rsid w:val="00A706AF"/>
    <w:rPr>
      <w:rFonts w:ascii="Times New Roman" w:hAnsi="Times New Roman"/>
      <w:b/>
      <w:sz w:val="28"/>
      <w:szCs w:val="36"/>
    </w:rPr>
  </w:style>
  <w:style w:type="paragraph" w:styleId="GraphicAnchor" w:customStyle="1">
    <w:name w:val="Graphic Anchor"/>
    <w:basedOn w:val="Normal"/>
    <w:uiPriority w:val="8"/>
    <w:qFormat/>
    <w:rsid w:val="00A706AF"/>
    <w:rPr>
      <w:sz w:val="10"/>
    </w:rPr>
  </w:style>
  <w:style w:type="table" w:styleId="TableGrid">
    <w:name w:val="Table Grid"/>
    <w:basedOn w:val="TableNormal"/>
    <w:uiPriority w:val="39"/>
    <w:rsid w:val="00A706AF"/>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A706AF"/>
    <w:rPr>
      <w:color w:val="808080"/>
    </w:rPr>
  </w:style>
  <w:style w:type="paragraph" w:styleId="TOCHeading">
    <w:name w:val="TOC Heading"/>
    <w:basedOn w:val="Heading1"/>
    <w:next w:val="Normal"/>
    <w:uiPriority w:val="39"/>
    <w:unhideWhenUsed/>
    <w:qFormat/>
    <w:rsid w:val="00A706AF"/>
    <w:pPr>
      <w:keepNext/>
      <w:keepLines/>
      <w:spacing w:before="240" w:line="259" w:lineRule="auto"/>
      <w:ind w:left="0"/>
      <w:outlineLvl w:val="9"/>
    </w:pPr>
    <w:rPr>
      <w:rFonts w:eastAsiaTheme="majorEastAsia" w:cstheme="majorBidi"/>
      <w:b w:val="0"/>
      <w:color w:val="2F5496" w:themeColor="accent1" w:themeShade="BF"/>
      <w:sz w:val="32"/>
      <w:szCs w:val="32"/>
    </w:rPr>
  </w:style>
  <w:style w:type="paragraph" w:styleId="TOC1">
    <w:name w:val="toc 1"/>
    <w:basedOn w:val="Normal"/>
    <w:next w:val="Normal"/>
    <w:autoRedefine/>
    <w:uiPriority w:val="39"/>
    <w:rsid w:val="00A706AF"/>
    <w:pPr>
      <w:spacing w:after="100"/>
      <w:ind w:left="0"/>
    </w:pPr>
  </w:style>
  <w:style w:type="paragraph" w:styleId="TOC3">
    <w:name w:val="toc 3"/>
    <w:basedOn w:val="Normal"/>
    <w:next w:val="Normal"/>
    <w:autoRedefine/>
    <w:uiPriority w:val="39"/>
    <w:rsid w:val="00A706AF"/>
    <w:pPr>
      <w:spacing w:after="100"/>
      <w:ind w:left="480"/>
    </w:pPr>
  </w:style>
  <w:style w:type="character" w:styleId="Hyperlink">
    <w:name w:val="Hyperlink"/>
    <w:basedOn w:val="DefaultParagraphFont"/>
    <w:uiPriority w:val="99"/>
    <w:unhideWhenUsed/>
    <w:rsid w:val="00A706AF"/>
    <w:rPr>
      <w:color w:val="0563C1" w:themeColor="hyperlink"/>
      <w:u w:val="single"/>
    </w:rPr>
  </w:style>
  <w:style w:type="character" w:styleId="CommentReference">
    <w:name w:val="annotation reference"/>
    <w:basedOn w:val="DefaultParagraphFont"/>
    <w:uiPriority w:val="99"/>
    <w:semiHidden/>
    <w:unhideWhenUsed/>
    <w:rsid w:val="00F05CEC"/>
    <w:rPr>
      <w:sz w:val="16"/>
      <w:szCs w:val="16"/>
    </w:rPr>
  </w:style>
  <w:style w:type="paragraph" w:styleId="CommentText">
    <w:name w:val="annotation text"/>
    <w:basedOn w:val="Normal"/>
    <w:link w:val="CommentTextChar"/>
    <w:uiPriority w:val="99"/>
    <w:semiHidden/>
    <w:unhideWhenUsed/>
    <w:rsid w:val="00F05CEC"/>
    <w:rPr>
      <w:sz w:val="20"/>
      <w:szCs w:val="20"/>
    </w:rPr>
  </w:style>
  <w:style w:type="character" w:styleId="CommentTextChar" w:customStyle="1">
    <w:name w:val="Comment Text Char"/>
    <w:basedOn w:val="DefaultParagraphFont"/>
    <w:link w:val="CommentText"/>
    <w:uiPriority w:val="99"/>
    <w:semiHidden/>
    <w:rsid w:val="00F05CE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05CEC"/>
    <w:rPr>
      <w:b/>
      <w:bCs/>
    </w:rPr>
  </w:style>
  <w:style w:type="character" w:styleId="CommentSubjectChar" w:customStyle="1">
    <w:name w:val="Comment Subject Char"/>
    <w:basedOn w:val="CommentTextChar"/>
    <w:link w:val="CommentSubject"/>
    <w:uiPriority w:val="99"/>
    <w:semiHidden/>
    <w:rsid w:val="00F05CEC"/>
    <w:rPr>
      <w:rFonts w:ascii="Times New Roman" w:hAnsi="Times New Roman"/>
      <w:b/>
      <w:bCs/>
      <w:sz w:val="20"/>
      <w:szCs w:val="20"/>
    </w:rPr>
  </w:style>
  <w:style w:type="paragraph" w:styleId="BalloonText">
    <w:name w:val="Balloon Text"/>
    <w:basedOn w:val="Normal"/>
    <w:link w:val="BalloonTextChar"/>
    <w:uiPriority w:val="99"/>
    <w:semiHidden/>
    <w:unhideWhenUsed/>
    <w:rsid w:val="00F05CEC"/>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05CEC"/>
    <w:rPr>
      <w:rFonts w:ascii="Segoe UI" w:hAnsi="Segoe UI" w:cs="Segoe UI"/>
      <w:sz w:val="18"/>
      <w:szCs w:val="18"/>
    </w:rPr>
  </w:style>
  <w:style w:type="paragraph" w:styleId="ListParagraph">
    <w:name w:val="List Paragraph"/>
    <w:basedOn w:val="Normal"/>
    <w:uiPriority w:val="34"/>
    <w:qFormat/>
    <w:rsid w:val="00B408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97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8/08/relationships/commentsExtensible" Target="commentsExtensi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customXml" Target="../customXml/item2.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 Id="rId14" Type="http://schemas.openxmlformats.org/officeDocument/2006/relationships/customXml" Target="../customXml/item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C0EB725B1B47C4A89D726A1D6708DE"/>
        <w:category>
          <w:name w:val="General"/>
          <w:gallery w:val="placeholder"/>
        </w:category>
        <w:types>
          <w:type w:val="bbPlcHdr"/>
        </w:types>
        <w:behaviors>
          <w:behavior w:val="content"/>
        </w:behaviors>
        <w:guid w:val="{6F841E03-3D78-4955-A03B-D3A530120180}"/>
      </w:docPartPr>
      <w:docPartBody>
        <w:p w:rsidR="00444B96" w:rsidRDefault="00731F44" w:rsidP="00731F44">
          <w:pPr>
            <w:pStyle w:val="41C0EB725B1B47C4A89D726A1D6708DE"/>
          </w:pPr>
          <w:r w:rsidRPr="00DF198B">
            <w:t>—</w:t>
          </w:r>
        </w:p>
      </w:docPartBody>
    </w:docPart>
    <w:docPart>
      <w:docPartPr>
        <w:name w:val="87A66FF4EC7F4385A7BA33EA127422F0"/>
        <w:category>
          <w:name w:val="General"/>
          <w:gallery w:val="placeholder"/>
        </w:category>
        <w:types>
          <w:type w:val="bbPlcHdr"/>
        </w:types>
        <w:behaviors>
          <w:behavior w:val="content"/>
        </w:behaviors>
        <w:guid w:val="{F3F2D901-6749-494D-8EB5-91105ADA1A27}"/>
      </w:docPartPr>
      <w:docPartBody>
        <w:p w:rsidR="00444B96" w:rsidRDefault="00731F44" w:rsidP="00731F44">
          <w:pPr>
            <w:pStyle w:val="87A66FF4EC7F4385A7BA33EA127422F0"/>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F44"/>
    <w:rsid w:val="00444B96"/>
    <w:rsid w:val="00731F44"/>
    <w:rsid w:val="0091435A"/>
    <w:rsid w:val="00B41E85"/>
    <w:rsid w:val="00DB1089"/>
    <w:rsid w:val="00DC1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D54"/>
    <w:rPr>
      <w:color w:val="808080"/>
    </w:rPr>
  </w:style>
  <w:style w:type="paragraph" w:customStyle="1" w:styleId="41C0EB725B1B47C4A89D726A1D6708DE">
    <w:name w:val="41C0EB725B1B47C4A89D726A1D6708DE"/>
    <w:rsid w:val="00731F44"/>
  </w:style>
  <w:style w:type="paragraph" w:customStyle="1" w:styleId="87A66FF4EC7F4385A7BA33EA127422F0">
    <w:name w:val="87A66FF4EC7F4385A7BA33EA127422F0"/>
    <w:rsid w:val="00731F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BB9B6A44CFF148A1E6CBFD1D535BA3" ma:contentTypeVersion="0" ma:contentTypeDescription="Create a new document." ma:contentTypeScope="" ma:versionID="83ecd7652cce854466b612de0dbb211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2FCC5B-B327-4131-9709-8B3A979ED6F0}"/>
</file>

<file path=customXml/itemProps2.xml><?xml version="1.0" encoding="utf-8"?>
<ds:datastoreItem xmlns:ds="http://schemas.openxmlformats.org/officeDocument/2006/customXml" ds:itemID="{01B5EF8F-EBA0-4F72-A23F-EDE2CF9554C3}"/>
</file>

<file path=customXml/itemProps3.xml><?xml version="1.0" encoding="utf-8"?>
<ds:datastoreItem xmlns:ds="http://schemas.openxmlformats.org/officeDocument/2006/customXml" ds:itemID="{A94E264E-99BB-4282-B38A-4F60386E563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Akhilesh Shastri</dc:creator>
  <keywords/>
  <dc:description/>
  <lastModifiedBy>Runde,Nicholas T</lastModifiedBy>
  <revision>6</revision>
  <dcterms:created xsi:type="dcterms:W3CDTF">2020-11-10T20:52:00.0000000Z</dcterms:created>
  <dcterms:modified xsi:type="dcterms:W3CDTF">2020-11-18T18:24:06.4537806Z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0x0101002BBB9B6A44CFF148A1E6CBFD1D535BA3</vt:lpwstr>
  </property>
</Properties>
</file>